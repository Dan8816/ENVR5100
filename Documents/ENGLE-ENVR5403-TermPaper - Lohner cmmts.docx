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99BAA0" w14:textId="77777777" w:rsidR="007528D5" w:rsidRDefault="00000000">
      <w:pPr>
        <w:pStyle w:val="Title"/>
        <w:spacing w:line="259" w:lineRule="auto"/>
        <w:rPr>
          <w:u w:val="none"/>
        </w:rPr>
      </w:pPr>
      <w:r>
        <w:t>Case</w:t>
      </w:r>
      <w:r>
        <w:rPr>
          <w:spacing w:val="-5"/>
        </w:rPr>
        <w:t xml:space="preserve"> </w:t>
      </w:r>
      <w:r>
        <w:t>Study</w:t>
      </w:r>
      <w:r>
        <w:rPr>
          <w:spacing w:val="-7"/>
        </w:rPr>
        <w:t xml:space="preserve"> </w:t>
      </w:r>
      <w:r>
        <w:t>of</w:t>
      </w:r>
      <w:r>
        <w:rPr>
          <w:spacing w:val="-7"/>
        </w:rPr>
        <w:t xml:space="preserve"> </w:t>
      </w:r>
      <w:r>
        <w:t>Issues</w:t>
      </w:r>
      <w:r>
        <w:rPr>
          <w:spacing w:val="-5"/>
        </w:rPr>
        <w:t xml:space="preserve"> </w:t>
      </w:r>
      <w:r>
        <w:t>with</w:t>
      </w:r>
      <w:r>
        <w:rPr>
          <w:spacing w:val="-6"/>
        </w:rPr>
        <w:t xml:space="preserve"> </w:t>
      </w:r>
      <w:r>
        <w:t>Reclaimed</w:t>
      </w:r>
      <w:r>
        <w:rPr>
          <w:spacing w:val="-6"/>
        </w:rPr>
        <w:t xml:space="preserve"> </w:t>
      </w:r>
      <w:r>
        <w:t>Municipal</w:t>
      </w:r>
      <w:r>
        <w:rPr>
          <w:u w:val="none"/>
        </w:rPr>
        <w:t xml:space="preserve"> </w:t>
      </w:r>
      <w:r>
        <w:t>Wastewater in Power Generation Facility</w:t>
      </w:r>
    </w:p>
    <w:p w14:paraId="2A99BAA1" w14:textId="77777777" w:rsidR="007528D5" w:rsidRDefault="00000000">
      <w:pPr>
        <w:spacing w:before="157" w:line="400" w:lineRule="auto"/>
        <w:ind w:left="3818" w:right="3836" w:firstLine="1"/>
        <w:jc w:val="center"/>
        <w:rPr>
          <w:rFonts w:ascii="Calibri"/>
        </w:rPr>
      </w:pPr>
      <w:r>
        <w:rPr>
          <w:rFonts w:ascii="Calibri"/>
        </w:rPr>
        <w:t>Author: Danny Engle Course: ENVR 5403 Instructor:</w:t>
      </w:r>
      <w:r>
        <w:rPr>
          <w:rFonts w:ascii="Calibri"/>
          <w:spacing w:val="-13"/>
        </w:rPr>
        <w:t xml:space="preserve"> </w:t>
      </w:r>
      <w:r>
        <w:rPr>
          <w:rFonts w:ascii="Calibri"/>
        </w:rPr>
        <w:t>Dr.</w:t>
      </w:r>
      <w:r>
        <w:rPr>
          <w:rFonts w:ascii="Calibri"/>
          <w:spacing w:val="-12"/>
        </w:rPr>
        <w:t xml:space="preserve"> </w:t>
      </w:r>
      <w:r>
        <w:rPr>
          <w:rFonts w:ascii="Calibri"/>
        </w:rPr>
        <w:t xml:space="preserve">Thayer </w:t>
      </w:r>
      <w:r>
        <w:rPr>
          <w:rFonts w:ascii="Calibri"/>
          <w:spacing w:val="-2"/>
        </w:rPr>
        <w:t>12/1/2024</w:t>
      </w:r>
    </w:p>
    <w:p w14:paraId="2A99BAA2" w14:textId="77777777" w:rsidR="007528D5" w:rsidRDefault="007528D5">
      <w:pPr>
        <w:spacing w:line="400" w:lineRule="auto"/>
        <w:jc w:val="center"/>
        <w:rPr>
          <w:rFonts w:ascii="Calibri"/>
        </w:rPr>
        <w:sectPr w:rsidR="007528D5">
          <w:headerReference w:type="even" r:id="rId9"/>
          <w:headerReference w:type="default" r:id="rId10"/>
          <w:footerReference w:type="even" r:id="rId11"/>
          <w:footerReference w:type="default" r:id="rId12"/>
          <w:headerReference w:type="first" r:id="rId13"/>
          <w:footerReference w:type="first" r:id="rId14"/>
          <w:type w:val="continuous"/>
          <w:pgSz w:w="12240" w:h="15840"/>
          <w:pgMar w:top="1440" w:right="1320" w:bottom="1200" w:left="1340" w:header="0" w:footer="1004" w:gutter="0"/>
          <w:pgNumType w:start="1"/>
          <w:cols w:space="720"/>
        </w:sectPr>
      </w:pPr>
    </w:p>
    <w:p w14:paraId="2A99BAA3" w14:textId="77777777" w:rsidR="007528D5" w:rsidRDefault="00000000">
      <w:pPr>
        <w:pStyle w:val="Heading1"/>
        <w:spacing w:line="487" w:lineRule="exact"/>
        <w:ind w:left="0" w:right="13"/>
      </w:pPr>
      <w:r>
        <w:lastRenderedPageBreak/>
        <w:t>Table</w:t>
      </w:r>
      <w:r>
        <w:rPr>
          <w:spacing w:val="-2"/>
        </w:rPr>
        <w:t xml:space="preserve"> </w:t>
      </w:r>
      <w:r>
        <w:t xml:space="preserve">of </w:t>
      </w:r>
      <w:r>
        <w:rPr>
          <w:spacing w:val="-2"/>
        </w:rPr>
        <w:t>Contents:</w:t>
      </w:r>
    </w:p>
    <w:p w14:paraId="2A99BAA4" w14:textId="77777777" w:rsidR="007528D5" w:rsidRDefault="007528D5">
      <w:pPr>
        <w:pStyle w:val="BodyText"/>
        <w:spacing w:before="394"/>
        <w:rPr>
          <w:rFonts w:ascii="Calibri"/>
          <w:sz w:val="40"/>
        </w:rPr>
      </w:pPr>
    </w:p>
    <w:p w14:paraId="2A99BAA5" w14:textId="77777777" w:rsidR="007528D5" w:rsidRDefault="00000000">
      <w:pPr>
        <w:pStyle w:val="BodyText"/>
        <w:spacing w:before="1" w:line="391" w:lineRule="auto"/>
        <w:ind w:left="3362" w:right="3378"/>
        <w:jc w:val="center"/>
        <w:rPr>
          <w:rFonts w:ascii="Calibri" w:hAnsi="Calibri"/>
        </w:rPr>
      </w:pPr>
      <w:r>
        <w:rPr>
          <w:rFonts w:ascii="Calibri" w:hAnsi="Calibri"/>
        </w:rPr>
        <w:t>Introduction</w:t>
      </w:r>
      <w:r>
        <w:rPr>
          <w:rFonts w:ascii="Calibri" w:hAnsi="Calibri"/>
          <w:spacing w:val="-12"/>
        </w:rPr>
        <w:t xml:space="preserve"> </w:t>
      </w:r>
      <w:r>
        <w:rPr>
          <w:rFonts w:ascii="Calibri" w:hAnsi="Calibri"/>
        </w:rPr>
        <w:t>–</w:t>
      </w:r>
      <w:r>
        <w:rPr>
          <w:rFonts w:ascii="Calibri" w:hAnsi="Calibri"/>
          <w:spacing w:val="-12"/>
        </w:rPr>
        <w:t xml:space="preserve"> </w:t>
      </w:r>
      <w:r>
        <w:rPr>
          <w:rFonts w:ascii="Calibri" w:hAnsi="Calibri"/>
        </w:rPr>
        <w:t>Page</w:t>
      </w:r>
      <w:r>
        <w:rPr>
          <w:rFonts w:ascii="Calibri" w:hAnsi="Calibri"/>
          <w:spacing w:val="-11"/>
        </w:rPr>
        <w:t xml:space="preserve"> </w:t>
      </w:r>
      <w:r>
        <w:rPr>
          <w:rFonts w:ascii="Calibri" w:hAnsi="Calibri"/>
        </w:rPr>
        <w:t>3 Abstract – Page 4</w:t>
      </w:r>
    </w:p>
    <w:p w14:paraId="2A99BAA6" w14:textId="77777777" w:rsidR="007528D5" w:rsidRDefault="00000000">
      <w:pPr>
        <w:pStyle w:val="BodyText"/>
        <w:spacing w:line="391" w:lineRule="auto"/>
        <w:ind w:left="3227" w:right="3244"/>
        <w:jc w:val="center"/>
        <w:rPr>
          <w:rFonts w:ascii="Calibri" w:hAnsi="Calibri"/>
        </w:rPr>
      </w:pPr>
      <w:r>
        <w:rPr>
          <w:rFonts w:ascii="Calibri" w:hAnsi="Calibri"/>
        </w:rPr>
        <w:t>Regulatory</w:t>
      </w:r>
      <w:r>
        <w:rPr>
          <w:rFonts w:ascii="Calibri" w:hAnsi="Calibri"/>
          <w:spacing w:val="-10"/>
        </w:rPr>
        <w:t xml:space="preserve"> </w:t>
      </w:r>
      <w:r>
        <w:rPr>
          <w:rFonts w:ascii="Calibri" w:hAnsi="Calibri"/>
        </w:rPr>
        <w:t>Framework</w:t>
      </w:r>
      <w:r>
        <w:rPr>
          <w:rFonts w:ascii="Calibri" w:hAnsi="Calibri"/>
          <w:spacing w:val="-9"/>
        </w:rPr>
        <w:t xml:space="preserve"> </w:t>
      </w:r>
      <w:r>
        <w:rPr>
          <w:rFonts w:ascii="Calibri" w:hAnsi="Calibri"/>
        </w:rPr>
        <w:t>–</w:t>
      </w:r>
      <w:r>
        <w:rPr>
          <w:rFonts w:ascii="Calibri" w:hAnsi="Calibri"/>
          <w:spacing w:val="-11"/>
        </w:rPr>
        <w:t xml:space="preserve"> </w:t>
      </w:r>
      <w:r>
        <w:rPr>
          <w:rFonts w:ascii="Calibri" w:hAnsi="Calibri"/>
        </w:rPr>
        <w:t>Page</w:t>
      </w:r>
      <w:r>
        <w:rPr>
          <w:rFonts w:ascii="Calibri" w:hAnsi="Calibri"/>
          <w:spacing w:val="-8"/>
        </w:rPr>
        <w:t xml:space="preserve"> </w:t>
      </w:r>
      <w:r>
        <w:rPr>
          <w:rFonts w:ascii="Calibri" w:hAnsi="Calibri"/>
        </w:rPr>
        <w:t>5 Current Challenges – Page 7 Impact Analysis – Page 10 Recommendations – Page 12 Conclusion – Page 14 References – Page 15 Appendices – Page 16</w:t>
      </w:r>
    </w:p>
    <w:p w14:paraId="2A99BAA7" w14:textId="77777777" w:rsidR="007528D5" w:rsidRDefault="007528D5">
      <w:pPr>
        <w:spacing w:line="391" w:lineRule="auto"/>
        <w:jc w:val="center"/>
        <w:rPr>
          <w:rFonts w:ascii="Calibri" w:hAnsi="Calibri"/>
        </w:rPr>
        <w:sectPr w:rsidR="007528D5">
          <w:pgSz w:w="12240" w:h="15840"/>
          <w:pgMar w:top="1440" w:right="1320" w:bottom="1200" w:left="1340" w:header="0" w:footer="1004" w:gutter="0"/>
          <w:cols w:space="720"/>
        </w:sectPr>
      </w:pPr>
    </w:p>
    <w:p w14:paraId="2A99BAA8" w14:textId="77777777" w:rsidR="007528D5" w:rsidRDefault="00000000">
      <w:pPr>
        <w:pStyle w:val="Heading1"/>
        <w:spacing w:line="487" w:lineRule="exact"/>
      </w:pPr>
      <w:r>
        <w:rPr>
          <w:spacing w:val="-2"/>
        </w:rPr>
        <w:lastRenderedPageBreak/>
        <w:t>Abstract</w:t>
      </w:r>
    </w:p>
    <w:p w14:paraId="2A99BAA9" w14:textId="295E035F" w:rsidR="007528D5" w:rsidRDefault="00000000">
      <w:pPr>
        <w:pStyle w:val="BodyText"/>
        <w:spacing w:before="194" w:line="360" w:lineRule="auto"/>
        <w:ind w:left="100" w:right="120" w:firstLine="719"/>
      </w:pPr>
      <w:r>
        <w:t xml:space="preserve">The quality of treated wastewater is critical for protecting public health, supporting industrial operations, and meeting environmental regulations. This document examines the regulatory situation, current challenges, overall impact, and recommendations to </w:t>
      </w:r>
      <w:del w:id="0" w:author="Tim Lohner" w:date="2024-12-09T16:07:00Z">
        <w:r w:rsidDel="00293F6C">
          <w:delText xml:space="preserve">improve </w:delText>
        </w:r>
      </w:del>
      <w:ins w:id="1" w:author="Tim Lohner" w:date="2024-12-09T16:07:00Z">
        <w:r w:rsidR="00293F6C">
          <w:t>solve</w:t>
        </w:r>
        <w:r w:rsidR="00293F6C">
          <w:t xml:space="preserve"> </w:t>
        </w:r>
      </w:ins>
      <w:r>
        <w:t>the problems</w:t>
      </w:r>
      <w:r>
        <w:rPr>
          <w:spacing w:val="-4"/>
        </w:rPr>
        <w:t xml:space="preserve"> </w:t>
      </w:r>
      <w:r>
        <w:t>with</w:t>
      </w:r>
      <w:r>
        <w:rPr>
          <w:spacing w:val="-4"/>
        </w:rPr>
        <w:t xml:space="preserve"> </w:t>
      </w:r>
      <w:r>
        <w:t>using</w:t>
      </w:r>
      <w:r>
        <w:rPr>
          <w:spacing w:val="-4"/>
        </w:rPr>
        <w:t xml:space="preserve"> </w:t>
      </w:r>
      <w:r>
        <w:t>Lawton</w:t>
      </w:r>
      <w:r>
        <w:rPr>
          <w:spacing w:val="-4"/>
        </w:rPr>
        <w:t xml:space="preserve"> </w:t>
      </w:r>
      <w:r>
        <w:t>POTW</w:t>
      </w:r>
      <w:r>
        <w:rPr>
          <w:spacing w:val="-3"/>
        </w:rPr>
        <w:t xml:space="preserve"> </w:t>
      </w:r>
      <w:r>
        <w:t>reclaimed</w:t>
      </w:r>
      <w:r>
        <w:rPr>
          <w:spacing w:val="-4"/>
        </w:rPr>
        <w:t xml:space="preserve"> </w:t>
      </w:r>
      <w:r>
        <w:t>water.</w:t>
      </w:r>
      <w:r>
        <w:rPr>
          <w:spacing w:val="-4"/>
        </w:rPr>
        <w:t xml:space="preserve"> </w:t>
      </w:r>
      <w:r>
        <w:t>There</w:t>
      </w:r>
      <w:r>
        <w:rPr>
          <w:spacing w:val="-4"/>
        </w:rPr>
        <w:t xml:space="preserve"> </w:t>
      </w:r>
      <w:r>
        <w:t>is</w:t>
      </w:r>
      <w:r>
        <w:rPr>
          <w:spacing w:val="-4"/>
        </w:rPr>
        <w:t xml:space="preserve"> </w:t>
      </w:r>
      <w:r>
        <w:t>an</w:t>
      </w:r>
      <w:r>
        <w:rPr>
          <w:spacing w:val="-1"/>
        </w:rPr>
        <w:t xml:space="preserve"> </w:t>
      </w:r>
      <w:r>
        <w:t>ongoing</w:t>
      </w:r>
      <w:r>
        <w:rPr>
          <w:spacing w:val="-4"/>
        </w:rPr>
        <w:t xml:space="preserve"> </w:t>
      </w:r>
      <w:r>
        <w:t>$85</w:t>
      </w:r>
      <w:r>
        <w:rPr>
          <w:spacing w:val="-4"/>
        </w:rPr>
        <w:t xml:space="preserve"> </w:t>
      </w:r>
      <w:r>
        <w:t>million</w:t>
      </w:r>
      <w:r>
        <w:rPr>
          <w:spacing w:val="-4"/>
        </w:rPr>
        <w:t xml:space="preserve"> </w:t>
      </w:r>
      <w:proofErr w:type="gramStart"/>
      <w:r>
        <w:t>upgrade</w:t>
      </w:r>
      <w:proofErr w:type="gramEnd"/>
    </w:p>
    <w:p w14:paraId="2A99BAAA" w14:textId="146DD22A" w:rsidR="007528D5" w:rsidRDefault="00000000">
      <w:pPr>
        <w:pStyle w:val="BodyText"/>
        <w:spacing w:line="360" w:lineRule="auto"/>
        <w:ind w:left="100" w:right="120"/>
      </w:pPr>
      <w:r>
        <w:t>project</w:t>
      </w:r>
      <w:r>
        <w:rPr>
          <w:spacing w:val="-3"/>
        </w:rPr>
        <w:t xml:space="preserve"> </w:t>
      </w:r>
      <w:r>
        <w:t>at</w:t>
      </w:r>
      <w:r>
        <w:rPr>
          <w:spacing w:val="-3"/>
        </w:rPr>
        <w:t xml:space="preserve"> </w:t>
      </w:r>
      <w:r>
        <w:t>the</w:t>
      </w:r>
      <w:r>
        <w:rPr>
          <w:spacing w:val="-3"/>
        </w:rPr>
        <w:t xml:space="preserve"> </w:t>
      </w:r>
      <w:r>
        <w:t>City</w:t>
      </w:r>
      <w:r>
        <w:rPr>
          <w:spacing w:val="-8"/>
        </w:rPr>
        <w:t xml:space="preserve"> </w:t>
      </w:r>
      <w:r>
        <w:t>of</w:t>
      </w:r>
      <w:r>
        <w:rPr>
          <w:spacing w:val="-2"/>
        </w:rPr>
        <w:t xml:space="preserve"> </w:t>
      </w:r>
      <w:r>
        <w:t>Lawton’s</w:t>
      </w:r>
      <w:r>
        <w:rPr>
          <w:spacing w:val="-4"/>
        </w:rPr>
        <w:t xml:space="preserve"> </w:t>
      </w:r>
      <w:r>
        <w:t>activated</w:t>
      </w:r>
      <w:r>
        <w:rPr>
          <w:spacing w:val="-3"/>
        </w:rPr>
        <w:t xml:space="preserve"> </w:t>
      </w:r>
      <w:r>
        <w:t>sludge</w:t>
      </w:r>
      <w:r>
        <w:rPr>
          <w:spacing w:val="-2"/>
        </w:rPr>
        <w:t xml:space="preserve"> </w:t>
      </w:r>
      <w:r>
        <w:t>wastewater</w:t>
      </w:r>
      <w:r>
        <w:rPr>
          <w:spacing w:val="-3"/>
        </w:rPr>
        <w:t xml:space="preserve"> </w:t>
      </w:r>
      <w:r>
        <w:t>treatment</w:t>
      </w:r>
      <w:r>
        <w:rPr>
          <w:spacing w:val="-3"/>
        </w:rPr>
        <w:t xml:space="preserve"> </w:t>
      </w:r>
      <w:r>
        <w:t>plant.</w:t>
      </w:r>
      <w:r>
        <w:rPr>
          <w:spacing w:val="-3"/>
        </w:rPr>
        <w:t xml:space="preserve"> </w:t>
      </w:r>
      <w:r>
        <w:t>This</w:t>
      </w:r>
      <w:r>
        <w:rPr>
          <w:spacing w:val="-3"/>
        </w:rPr>
        <w:t xml:space="preserve"> </w:t>
      </w:r>
      <w:r>
        <w:t>will</w:t>
      </w:r>
      <w:r>
        <w:rPr>
          <w:spacing w:val="-3"/>
        </w:rPr>
        <w:t xml:space="preserve"> </w:t>
      </w:r>
      <w:r>
        <w:t>focus on</w:t>
      </w:r>
      <w:r>
        <w:rPr>
          <w:spacing w:val="-3"/>
        </w:rPr>
        <w:t xml:space="preserve"> </w:t>
      </w:r>
      <w:r>
        <w:t xml:space="preserve">its impact on the treated water supplied to </w:t>
      </w:r>
      <w:commentRangeStart w:id="2"/>
      <w:del w:id="3" w:author="Tim Lohner" w:date="2024-12-09T16:10:00Z">
        <w:r w:rsidDel="007A0B4C">
          <w:delText>American Electric Power’s</w:delText>
        </w:r>
      </w:del>
      <w:ins w:id="4" w:author="Tim Lohner" w:date="2024-12-09T16:10:00Z">
        <w:r w:rsidR="007A0B4C">
          <w:t>the Public Service Company of Oklahoma</w:t>
        </w:r>
      </w:ins>
      <w:ins w:id="5" w:author="Tim Lohner" w:date="2024-12-09T16:40:00Z">
        <w:r w:rsidR="005B34CC">
          <w:t>’s</w:t>
        </w:r>
      </w:ins>
      <w:r>
        <w:t xml:space="preserve"> (</w:t>
      </w:r>
      <w:del w:id="6" w:author="Tim Lohner" w:date="2024-12-09T16:10:00Z">
        <w:r w:rsidDel="007A0B4C">
          <w:delText>AEP</w:delText>
        </w:r>
      </w:del>
      <w:ins w:id="7" w:author="Tim Lohner" w:date="2024-12-09T16:13:00Z">
        <w:r w:rsidR="00B93B24">
          <w:t>PSO</w:t>
        </w:r>
      </w:ins>
      <w:r>
        <w:t xml:space="preserve">) </w:t>
      </w:r>
      <w:commentRangeEnd w:id="2"/>
      <w:r w:rsidR="007A0B4C">
        <w:rPr>
          <w:rStyle w:val="CommentReference"/>
        </w:rPr>
        <w:commentReference w:id="2"/>
      </w:r>
      <w:r>
        <w:t xml:space="preserve">Comanche Generation Facility. </w:t>
      </w:r>
      <w:del w:id="8" w:author="Tim Lohner" w:date="2024-12-09T16:11:00Z">
        <w:r w:rsidDel="007A0B4C">
          <w:delText>AEP</w:delText>
        </w:r>
      </w:del>
      <w:ins w:id="9" w:author="Tim Lohner" w:date="2024-12-09T16:13:00Z">
        <w:r w:rsidR="00B93B24">
          <w:t>PS</w:t>
        </w:r>
      </w:ins>
      <w:ins w:id="10" w:author="Tim Lohner" w:date="2024-12-09T16:40:00Z">
        <w:r w:rsidR="005B34CC">
          <w:t>O (an operating company of</w:t>
        </w:r>
      </w:ins>
      <w:ins w:id="11" w:author="Tim Lohner" w:date="2024-12-09T16:41:00Z">
        <w:r w:rsidR="005B34CC">
          <w:t xml:space="preserve"> the American Electric Company or AEP) </w:t>
        </w:r>
      </w:ins>
      <w:del w:id="12" w:author="Tim Lohner" w:date="2024-12-09T16:11:00Z">
        <w:r w:rsidDel="007A0B4C">
          <w:delText xml:space="preserve"> </w:delText>
        </w:r>
      </w:del>
      <w:r>
        <w:t xml:space="preserve">depends on this reclaimed water under an agreement that requires compliance with federal laws, including the Clean Water Act (CWA) and the Safe Drinking Water Act (SDWA). However, data from the </w:t>
      </w:r>
      <w:commentRangeStart w:id="13"/>
      <w:r>
        <w:t xml:space="preserve">Environmental Protection Agency (EPA) </w:t>
      </w:r>
      <w:commentRangeEnd w:id="13"/>
      <w:r w:rsidR="00373F92">
        <w:rPr>
          <w:rStyle w:val="CommentReference"/>
        </w:rPr>
        <w:commentReference w:id="13"/>
      </w:r>
      <w:r>
        <w:t xml:space="preserve">indicate episodic exceedances of pollutant limits in the water, raising concerns about the plant’s ability to consistently meet </w:t>
      </w:r>
      <w:r>
        <w:rPr>
          <w:spacing w:val="-2"/>
        </w:rPr>
        <w:t>standards.</w:t>
      </w:r>
    </w:p>
    <w:p w14:paraId="2A99BAAB" w14:textId="77777777" w:rsidR="007528D5" w:rsidRDefault="007528D5">
      <w:pPr>
        <w:pStyle w:val="BodyText"/>
      </w:pPr>
    </w:p>
    <w:p w14:paraId="2A99BAAC" w14:textId="77777777" w:rsidR="007528D5" w:rsidRDefault="007528D5">
      <w:pPr>
        <w:pStyle w:val="BodyText"/>
        <w:spacing w:before="182"/>
      </w:pPr>
    </w:p>
    <w:p w14:paraId="2A99BAAD" w14:textId="50DC238E" w:rsidR="007528D5" w:rsidRDefault="00000000">
      <w:pPr>
        <w:pStyle w:val="BodyText"/>
        <w:spacing w:line="360" w:lineRule="auto"/>
        <w:ind w:left="100" w:right="120" w:firstLine="719"/>
      </w:pPr>
      <w:r>
        <w:t>The study evaluates the challenges faced by the treatment plant, such as seasonal variability</w:t>
      </w:r>
      <w:r>
        <w:rPr>
          <w:spacing w:val="-8"/>
        </w:rPr>
        <w:t xml:space="preserve"> </w:t>
      </w:r>
      <w:r>
        <w:t>in</w:t>
      </w:r>
      <w:r>
        <w:rPr>
          <w:spacing w:val="-3"/>
        </w:rPr>
        <w:t xml:space="preserve"> </w:t>
      </w:r>
      <w:r>
        <w:t>influent</w:t>
      </w:r>
      <w:r>
        <w:rPr>
          <w:spacing w:val="-3"/>
        </w:rPr>
        <w:t xml:space="preserve"> </w:t>
      </w:r>
      <w:r>
        <w:t>and</w:t>
      </w:r>
      <w:r>
        <w:rPr>
          <w:spacing w:val="-2"/>
        </w:rPr>
        <w:t xml:space="preserve"> </w:t>
      </w:r>
      <w:r>
        <w:t>aging</w:t>
      </w:r>
      <w:r>
        <w:rPr>
          <w:spacing w:val="-6"/>
        </w:rPr>
        <w:t xml:space="preserve"> </w:t>
      </w:r>
      <w:r>
        <w:t>infrastructure,</w:t>
      </w:r>
      <w:r>
        <w:rPr>
          <w:spacing w:val="-3"/>
        </w:rPr>
        <w:t xml:space="preserve"> </w:t>
      </w:r>
      <w:r>
        <w:t>and</w:t>
      </w:r>
      <w:r>
        <w:rPr>
          <w:spacing w:val="-1"/>
        </w:rPr>
        <w:t xml:space="preserve"> </w:t>
      </w:r>
      <w:r>
        <w:t>analyzes</w:t>
      </w:r>
      <w:r>
        <w:rPr>
          <w:spacing w:val="-3"/>
        </w:rPr>
        <w:t xml:space="preserve"> </w:t>
      </w:r>
      <w:r>
        <w:t>how</w:t>
      </w:r>
      <w:r>
        <w:rPr>
          <w:spacing w:val="-2"/>
        </w:rPr>
        <w:t xml:space="preserve"> </w:t>
      </w:r>
      <w:r>
        <w:t>the</w:t>
      </w:r>
      <w:r>
        <w:rPr>
          <w:spacing w:val="-3"/>
        </w:rPr>
        <w:t xml:space="preserve"> </w:t>
      </w:r>
      <w:r>
        <w:t>three-phase</w:t>
      </w:r>
      <w:r>
        <w:rPr>
          <w:spacing w:val="-4"/>
        </w:rPr>
        <w:t xml:space="preserve"> </w:t>
      </w:r>
      <w:r>
        <w:t>upgrade</w:t>
      </w:r>
      <w:r>
        <w:rPr>
          <w:spacing w:val="-4"/>
        </w:rPr>
        <w:t xml:space="preserve"> </w:t>
      </w:r>
      <w:r>
        <w:t>project addresses these</w:t>
      </w:r>
      <w:r>
        <w:rPr>
          <w:spacing w:val="-1"/>
        </w:rPr>
        <w:t xml:space="preserve"> </w:t>
      </w:r>
      <w:r>
        <w:t>issues. It also explores how the</w:t>
      </w:r>
      <w:r>
        <w:rPr>
          <w:spacing w:val="-1"/>
        </w:rPr>
        <w:t xml:space="preserve"> </w:t>
      </w:r>
      <w:r>
        <w:t>upgrades aim to improve</w:t>
      </w:r>
      <w:r>
        <w:rPr>
          <w:spacing w:val="-2"/>
        </w:rPr>
        <w:t xml:space="preserve"> </w:t>
      </w:r>
      <w:r>
        <w:t xml:space="preserve">effluent quality, ensure regulatory compliance, and provide a reliable water supply for </w:t>
      </w:r>
      <w:del w:id="14" w:author="Tim Lohner" w:date="2024-12-09T16:13:00Z">
        <w:r w:rsidDel="00B93B24">
          <w:delText>AEP</w:delText>
        </w:r>
      </w:del>
      <w:ins w:id="15" w:author="Tim Lohner" w:date="2024-12-09T16:13:00Z">
        <w:r w:rsidR="00B93B24">
          <w:t>PSOPSO</w:t>
        </w:r>
      </w:ins>
      <w:r>
        <w:t>. Through a review of the plant’s current processes, planned improvements, and regulatory requirements, this document highlights the importance of investment in wastewater infrastructure to meet environmental and operational demands.</w:t>
      </w:r>
    </w:p>
    <w:p w14:paraId="2A99BAAE" w14:textId="77777777" w:rsidR="007528D5" w:rsidRDefault="007528D5">
      <w:pPr>
        <w:pStyle w:val="BodyText"/>
      </w:pPr>
    </w:p>
    <w:p w14:paraId="2A99BAAF" w14:textId="77777777" w:rsidR="007528D5" w:rsidRDefault="007528D5">
      <w:pPr>
        <w:pStyle w:val="BodyText"/>
        <w:spacing w:before="184"/>
      </w:pPr>
    </w:p>
    <w:p w14:paraId="2A99BAB0" w14:textId="2B928378" w:rsidR="007528D5" w:rsidRDefault="00000000">
      <w:pPr>
        <w:pStyle w:val="BodyText"/>
        <w:spacing w:line="360" w:lineRule="auto"/>
        <w:ind w:left="100" w:right="120" w:firstLine="719"/>
      </w:pPr>
      <w:r>
        <w:t xml:space="preserve">The findings suggest that the upgrades will enhance the plant’s performance and compliance, benefiting both the City of Lawton and </w:t>
      </w:r>
      <w:del w:id="16" w:author="Tim Lohner" w:date="2024-12-09T16:13:00Z">
        <w:r w:rsidDel="00B93B24">
          <w:delText>AEP</w:delText>
        </w:r>
      </w:del>
      <w:ins w:id="17" w:author="Tim Lohner" w:date="2024-12-09T16:13:00Z">
        <w:r w:rsidR="00B93B24">
          <w:t>PSO</w:t>
        </w:r>
      </w:ins>
      <w:r>
        <w:t>. This analysis underscores the significance</w:t>
      </w:r>
      <w:r>
        <w:rPr>
          <w:spacing w:val="-5"/>
        </w:rPr>
        <w:t xml:space="preserve"> </w:t>
      </w:r>
      <w:r>
        <w:t>of</w:t>
      </w:r>
      <w:r>
        <w:rPr>
          <w:spacing w:val="-4"/>
        </w:rPr>
        <w:t xml:space="preserve"> </w:t>
      </w:r>
      <w:r>
        <w:t>effective</w:t>
      </w:r>
      <w:r>
        <w:rPr>
          <w:spacing w:val="-4"/>
        </w:rPr>
        <w:t xml:space="preserve"> </w:t>
      </w:r>
      <w:r>
        <w:t>water</w:t>
      </w:r>
      <w:r>
        <w:rPr>
          <w:spacing w:val="-6"/>
        </w:rPr>
        <w:t xml:space="preserve"> </w:t>
      </w:r>
      <w:r>
        <w:t>resource</w:t>
      </w:r>
      <w:r>
        <w:rPr>
          <w:spacing w:val="-5"/>
        </w:rPr>
        <w:t xml:space="preserve"> </w:t>
      </w:r>
      <w:r>
        <w:t>management</w:t>
      </w:r>
      <w:r>
        <w:rPr>
          <w:spacing w:val="-4"/>
        </w:rPr>
        <w:t xml:space="preserve"> </w:t>
      </w:r>
      <w:r>
        <w:t>in</w:t>
      </w:r>
      <w:r>
        <w:rPr>
          <w:spacing w:val="-4"/>
        </w:rPr>
        <w:t xml:space="preserve"> </w:t>
      </w:r>
      <w:r>
        <w:t>balancing</w:t>
      </w:r>
      <w:r>
        <w:rPr>
          <w:spacing w:val="-7"/>
        </w:rPr>
        <w:t xml:space="preserve"> </w:t>
      </w:r>
      <w:r>
        <w:t>municipal</w:t>
      </w:r>
      <w:r>
        <w:rPr>
          <w:spacing w:val="-4"/>
        </w:rPr>
        <w:t xml:space="preserve"> </w:t>
      </w:r>
      <w:r>
        <w:t>needs,</w:t>
      </w:r>
      <w:r>
        <w:rPr>
          <w:spacing w:val="-4"/>
        </w:rPr>
        <w:t xml:space="preserve"> </w:t>
      </w:r>
      <w:r>
        <w:t>industrial demands, and environmental protection.</w:t>
      </w:r>
    </w:p>
    <w:p w14:paraId="2A99BAB1" w14:textId="77777777" w:rsidR="007528D5" w:rsidRDefault="007528D5">
      <w:pPr>
        <w:spacing w:line="360" w:lineRule="auto"/>
        <w:sectPr w:rsidR="007528D5">
          <w:pgSz w:w="12240" w:h="15840"/>
          <w:pgMar w:top="1440" w:right="1320" w:bottom="1200" w:left="1340" w:header="0" w:footer="1004" w:gutter="0"/>
          <w:cols w:space="720"/>
        </w:sectPr>
      </w:pPr>
    </w:p>
    <w:p w14:paraId="2A99BAB2" w14:textId="77777777" w:rsidR="007528D5" w:rsidRDefault="00000000">
      <w:pPr>
        <w:pStyle w:val="Heading1"/>
        <w:spacing w:before="305"/>
      </w:pPr>
      <w:r>
        <w:rPr>
          <w:spacing w:val="-2"/>
        </w:rPr>
        <w:lastRenderedPageBreak/>
        <w:t>Introduction</w:t>
      </w:r>
    </w:p>
    <w:p w14:paraId="2A99BAB3" w14:textId="049C94CB" w:rsidR="007528D5" w:rsidRDefault="00000000">
      <w:pPr>
        <w:pStyle w:val="BodyText"/>
        <w:spacing w:before="194" w:line="360" w:lineRule="auto"/>
        <w:ind w:left="100" w:right="120" w:firstLine="719"/>
      </w:pPr>
      <w:r>
        <w:t>As</w:t>
      </w:r>
      <w:r>
        <w:rPr>
          <w:spacing w:val="-3"/>
        </w:rPr>
        <w:t xml:space="preserve"> </w:t>
      </w:r>
      <w:r>
        <w:t>part</w:t>
      </w:r>
      <w:r>
        <w:rPr>
          <w:spacing w:val="-3"/>
        </w:rPr>
        <w:t xml:space="preserve"> </w:t>
      </w:r>
      <w:r>
        <w:t>of</w:t>
      </w:r>
      <w:r>
        <w:rPr>
          <w:spacing w:val="-4"/>
        </w:rPr>
        <w:t xml:space="preserve"> </w:t>
      </w:r>
      <w:r>
        <w:t>an</w:t>
      </w:r>
      <w:r>
        <w:rPr>
          <w:spacing w:val="-2"/>
        </w:rPr>
        <w:t xml:space="preserve"> </w:t>
      </w:r>
      <w:r>
        <w:t>environmental</w:t>
      </w:r>
      <w:r>
        <w:rPr>
          <w:spacing w:val="-3"/>
        </w:rPr>
        <w:t xml:space="preserve"> </w:t>
      </w:r>
      <w:r>
        <w:t>mentorship</w:t>
      </w:r>
      <w:r>
        <w:rPr>
          <w:spacing w:val="-3"/>
        </w:rPr>
        <w:t xml:space="preserve"> </w:t>
      </w:r>
      <w:r>
        <w:t>program</w:t>
      </w:r>
      <w:r>
        <w:rPr>
          <w:spacing w:val="-2"/>
        </w:rPr>
        <w:t xml:space="preserve"> </w:t>
      </w:r>
      <w:r>
        <w:t>with</w:t>
      </w:r>
      <w:r>
        <w:rPr>
          <w:spacing w:val="-3"/>
        </w:rPr>
        <w:t xml:space="preserve"> </w:t>
      </w:r>
      <w:r>
        <w:t>American</w:t>
      </w:r>
      <w:r>
        <w:rPr>
          <w:spacing w:val="-3"/>
        </w:rPr>
        <w:t xml:space="preserve"> </w:t>
      </w:r>
      <w:r>
        <w:t>Electric</w:t>
      </w:r>
      <w:r>
        <w:rPr>
          <w:spacing w:val="-4"/>
        </w:rPr>
        <w:t xml:space="preserve"> </w:t>
      </w:r>
      <w:r>
        <w:t>Power</w:t>
      </w:r>
      <w:r>
        <w:rPr>
          <w:spacing w:val="-3"/>
        </w:rPr>
        <w:t xml:space="preserve"> </w:t>
      </w:r>
      <w:r>
        <w:t>(AEP),</w:t>
      </w:r>
      <w:r>
        <w:rPr>
          <w:spacing w:val="-3"/>
        </w:rPr>
        <w:t xml:space="preserve"> </w:t>
      </w:r>
      <w:r>
        <w:t xml:space="preserve">I was made aware of the topic of the Lawton POTW by my mentor, Dr. Tim Lohner, </w:t>
      </w:r>
      <w:del w:id="18" w:author="Tim Lohner" w:date="2024-12-09T16:14:00Z">
        <w:r w:rsidDel="00B93B24">
          <w:delText xml:space="preserve">Director </w:delText>
        </w:r>
      </w:del>
      <w:ins w:id="19" w:author="Tim Lohner" w:date="2024-12-09T16:14:00Z">
        <w:r w:rsidR="00B93B24">
          <w:t>Manager</w:t>
        </w:r>
        <w:r w:rsidR="00B93B24">
          <w:t xml:space="preserve"> </w:t>
        </w:r>
      </w:ins>
      <w:r>
        <w:t>of Environmental Permitting, to evaluate the challenges and opportunities associated with the City of Lawton’s wastewater treatment plant. Dr. Lohner presented this issue due to my</w:t>
      </w:r>
      <w:r>
        <w:rPr>
          <w:spacing w:val="-2"/>
        </w:rPr>
        <w:t xml:space="preserve"> </w:t>
      </w:r>
      <w:r>
        <w:t>proximity</w:t>
      </w:r>
      <w:r>
        <w:rPr>
          <w:spacing w:val="-5"/>
        </w:rPr>
        <w:t xml:space="preserve"> </w:t>
      </w:r>
      <w:r>
        <w:t>to the PSO operating company</w:t>
      </w:r>
      <w:r>
        <w:rPr>
          <w:spacing w:val="-1"/>
        </w:rPr>
        <w:t xml:space="preserve"> </w:t>
      </w:r>
      <w:r>
        <w:t>area, allowing</w:t>
      </w:r>
      <w:r>
        <w:rPr>
          <w:spacing w:val="-1"/>
        </w:rPr>
        <w:t xml:space="preserve"> </w:t>
      </w:r>
      <w:r>
        <w:t>me to participate in a site visit during</w:t>
      </w:r>
      <w:r>
        <w:rPr>
          <w:spacing w:val="-1"/>
        </w:rPr>
        <w:t xml:space="preserve"> </w:t>
      </w:r>
      <w:r>
        <w:t xml:space="preserve">the summer of 2024. The evaluation focuses on the ongoing $85 million upgrade project at the </w:t>
      </w:r>
      <w:commentRangeStart w:id="20"/>
      <w:ins w:id="21" w:author="Tim Lohner" w:date="2024-12-09T16:14:00Z">
        <w:r w:rsidR="0086493D">
          <w:t>Lawt</w:t>
        </w:r>
      </w:ins>
      <w:ins w:id="22" w:author="Tim Lohner" w:date="2024-12-09T16:15:00Z">
        <w:r w:rsidR="0086493D">
          <w:t xml:space="preserve">on </w:t>
        </w:r>
      </w:ins>
      <w:r>
        <w:t xml:space="preserve">plant </w:t>
      </w:r>
      <w:commentRangeEnd w:id="20"/>
      <w:r w:rsidR="00D6421C">
        <w:rPr>
          <w:rStyle w:val="CommentReference"/>
        </w:rPr>
        <w:commentReference w:id="20"/>
      </w:r>
      <w:r>
        <w:t>and its</w:t>
      </w:r>
    </w:p>
    <w:p w14:paraId="2A99BAB4" w14:textId="461AB92A" w:rsidR="007528D5" w:rsidRDefault="00000000">
      <w:pPr>
        <w:pStyle w:val="BodyText"/>
        <w:spacing w:before="1"/>
        <w:ind w:left="100"/>
      </w:pPr>
      <w:r>
        <w:t>impact</w:t>
      </w:r>
      <w:r>
        <w:rPr>
          <w:spacing w:val="-4"/>
        </w:rPr>
        <w:t xml:space="preserve"> </w:t>
      </w:r>
      <w:r>
        <w:t>on</w:t>
      </w:r>
      <w:r>
        <w:rPr>
          <w:spacing w:val="-1"/>
        </w:rPr>
        <w:t xml:space="preserve"> </w:t>
      </w:r>
      <w:r>
        <w:t>the</w:t>
      </w:r>
      <w:r>
        <w:rPr>
          <w:spacing w:val="-2"/>
        </w:rPr>
        <w:t xml:space="preserve"> </w:t>
      </w:r>
      <w:r>
        <w:t>treated</w:t>
      </w:r>
      <w:r>
        <w:rPr>
          <w:spacing w:val="-1"/>
        </w:rPr>
        <w:t xml:space="preserve"> </w:t>
      </w:r>
      <w:r>
        <w:t>water</w:t>
      </w:r>
      <w:r>
        <w:rPr>
          <w:spacing w:val="-1"/>
        </w:rPr>
        <w:t xml:space="preserve"> </w:t>
      </w:r>
      <w:r>
        <w:t>supplied</w:t>
      </w:r>
      <w:r>
        <w:rPr>
          <w:spacing w:val="-1"/>
        </w:rPr>
        <w:t xml:space="preserve"> </w:t>
      </w:r>
      <w:r>
        <w:t>to</w:t>
      </w:r>
      <w:r>
        <w:rPr>
          <w:spacing w:val="-2"/>
        </w:rPr>
        <w:t xml:space="preserve"> </w:t>
      </w:r>
      <w:del w:id="23" w:author="Tim Lohner" w:date="2024-12-09T16:13:00Z">
        <w:r w:rsidDel="00B93B24">
          <w:delText>AEP</w:delText>
        </w:r>
      </w:del>
      <w:ins w:id="24" w:author="Tim Lohner" w:date="2024-12-09T16:13:00Z">
        <w:r w:rsidR="00B93B24">
          <w:t>PSO</w:t>
        </w:r>
      </w:ins>
      <w:r>
        <w:t>’s</w:t>
      </w:r>
      <w:r>
        <w:rPr>
          <w:spacing w:val="-2"/>
        </w:rPr>
        <w:t xml:space="preserve"> </w:t>
      </w:r>
      <w:r>
        <w:t>Comanche</w:t>
      </w:r>
      <w:r>
        <w:rPr>
          <w:spacing w:val="-2"/>
        </w:rPr>
        <w:t xml:space="preserve"> </w:t>
      </w:r>
      <w:r>
        <w:t>Generation</w:t>
      </w:r>
      <w:r>
        <w:rPr>
          <w:spacing w:val="-1"/>
        </w:rPr>
        <w:t xml:space="preserve"> </w:t>
      </w:r>
      <w:r>
        <w:rPr>
          <w:spacing w:val="-2"/>
        </w:rPr>
        <w:t>Facility.</w:t>
      </w:r>
    </w:p>
    <w:p w14:paraId="2A99BAB5" w14:textId="77777777" w:rsidR="007528D5" w:rsidRDefault="007528D5">
      <w:pPr>
        <w:pStyle w:val="BodyText"/>
      </w:pPr>
    </w:p>
    <w:p w14:paraId="2A99BAB6" w14:textId="77777777" w:rsidR="007528D5" w:rsidRDefault="007528D5">
      <w:pPr>
        <w:pStyle w:val="BodyText"/>
      </w:pPr>
    </w:p>
    <w:p w14:paraId="2A99BAB7" w14:textId="77777777" w:rsidR="007528D5" w:rsidRDefault="007528D5">
      <w:pPr>
        <w:pStyle w:val="BodyText"/>
        <w:spacing w:before="45"/>
      </w:pPr>
    </w:p>
    <w:p w14:paraId="2A99BAB8" w14:textId="49C14932" w:rsidR="007528D5" w:rsidRDefault="00000000">
      <w:pPr>
        <w:pStyle w:val="BodyText"/>
        <w:spacing w:line="360" w:lineRule="auto"/>
        <w:ind w:left="100" w:right="120" w:firstLine="719"/>
      </w:pPr>
      <w:r>
        <w:t xml:space="preserve">Managing water resources is very important for keeping people safe, protecting the environment, and helping businesses run smoothly. </w:t>
      </w:r>
      <w:del w:id="25" w:author="Tim Lohner" w:date="2024-12-09T16:15:00Z">
        <w:r w:rsidDel="00AC4AB0">
          <w:delText>American Electric Power (</w:delText>
        </w:r>
      </w:del>
      <w:del w:id="26" w:author="Tim Lohner" w:date="2024-12-09T16:13:00Z">
        <w:r w:rsidDel="00B93B24">
          <w:delText>AEP</w:delText>
        </w:r>
      </w:del>
      <w:ins w:id="27" w:author="Tim Lohner" w:date="2024-12-09T16:13:00Z">
        <w:r w:rsidR="00B93B24">
          <w:t>PSO</w:t>
        </w:r>
      </w:ins>
      <w:del w:id="28" w:author="Tim Lohner" w:date="2024-12-09T16:16:00Z">
        <w:r w:rsidDel="00AC4AB0">
          <w:delText>)</w:delText>
        </w:r>
      </w:del>
      <w:r>
        <w:t xml:space="preserve"> has an agreement</w:t>
      </w:r>
      <w:r>
        <w:rPr>
          <w:spacing w:val="-1"/>
        </w:rPr>
        <w:t xml:space="preserve"> </w:t>
      </w:r>
      <w:r>
        <w:t>with</w:t>
      </w:r>
      <w:r>
        <w:rPr>
          <w:spacing w:val="-1"/>
        </w:rPr>
        <w:t xml:space="preserve"> </w:t>
      </w:r>
      <w:r>
        <w:t>the</w:t>
      </w:r>
      <w:r>
        <w:rPr>
          <w:spacing w:val="-1"/>
        </w:rPr>
        <w:t xml:space="preserve"> </w:t>
      </w:r>
      <w:r>
        <w:t>City</w:t>
      </w:r>
      <w:r>
        <w:rPr>
          <w:spacing w:val="-4"/>
        </w:rPr>
        <w:t xml:space="preserve"> </w:t>
      </w:r>
      <w:r>
        <w:t>of Lawton</w:t>
      </w:r>
      <w:r>
        <w:rPr>
          <w:spacing w:val="-1"/>
        </w:rPr>
        <w:t xml:space="preserve"> </w:t>
      </w:r>
      <w:r>
        <w:t>to</w:t>
      </w:r>
      <w:r>
        <w:rPr>
          <w:spacing w:val="-1"/>
        </w:rPr>
        <w:t xml:space="preserve"> </w:t>
      </w:r>
      <w:r>
        <w:t>buy</w:t>
      </w:r>
      <w:r>
        <w:rPr>
          <w:spacing w:val="-6"/>
        </w:rPr>
        <w:t xml:space="preserve"> </w:t>
      </w:r>
      <w:r>
        <w:t>treated wastewater,</w:t>
      </w:r>
      <w:r>
        <w:rPr>
          <w:spacing w:val="-1"/>
        </w:rPr>
        <w:t xml:space="preserve"> </w:t>
      </w:r>
      <w:r>
        <w:t>also</w:t>
      </w:r>
      <w:r>
        <w:rPr>
          <w:spacing w:val="-1"/>
        </w:rPr>
        <w:t xml:space="preserve"> </w:t>
      </w:r>
      <w:r>
        <w:t>called</w:t>
      </w:r>
      <w:r>
        <w:rPr>
          <w:spacing w:val="-1"/>
        </w:rPr>
        <w:t xml:space="preserve"> </w:t>
      </w:r>
      <w:r>
        <w:t>reclaimed</w:t>
      </w:r>
      <w:r>
        <w:rPr>
          <w:spacing w:val="-1"/>
        </w:rPr>
        <w:t xml:space="preserve"> </w:t>
      </w:r>
      <w:ins w:id="29" w:author="Tim Lohner" w:date="2024-12-09T16:16:00Z">
        <w:r w:rsidR="00AC4AB0">
          <w:rPr>
            <w:spacing w:val="-1"/>
          </w:rPr>
          <w:t>or gr</w:t>
        </w:r>
        <w:r w:rsidR="003F303B">
          <w:rPr>
            <w:spacing w:val="-1"/>
          </w:rPr>
          <w:t>a</w:t>
        </w:r>
        <w:r w:rsidR="00AC4AB0">
          <w:rPr>
            <w:spacing w:val="-1"/>
          </w:rPr>
          <w:t xml:space="preserve">y </w:t>
        </w:r>
      </w:ins>
      <w:r>
        <w:t>water,</w:t>
      </w:r>
      <w:r>
        <w:rPr>
          <w:spacing w:val="-1"/>
        </w:rPr>
        <w:t xml:space="preserve"> </w:t>
      </w:r>
      <w:r>
        <w:t>from their</w:t>
      </w:r>
      <w:r>
        <w:rPr>
          <w:spacing w:val="-3"/>
        </w:rPr>
        <w:t xml:space="preserve"> </w:t>
      </w:r>
      <w:r>
        <w:t>treatment</w:t>
      </w:r>
      <w:r>
        <w:rPr>
          <w:spacing w:val="-2"/>
        </w:rPr>
        <w:t xml:space="preserve"> </w:t>
      </w:r>
      <w:r>
        <w:t>plant.</w:t>
      </w:r>
      <w:r>
        <w:rPr>
          <w:spacing w:val="-2"/>
        </w:rPr>
        <w:t xml:space="preserve"> </w:t>
      </w:r>
      <w:r>
        <w:t>This</w:t>
      </w:r>
      <w:r>
        <w:rPr>
          <w:spacing w:val="-2"/>
        </w:rPr>
        <w:t xml:space="preserve"> </w:t>
      </w:r>
      <w:r>
        <w:t>water</w:t>
      </w:r>
      <w:r>
        <w:rPr>
          <w:spacing w:val="-4"/>
        </w:rPr>
        <w:t xml:space="preserve"> </w:t>
      </w:r>
      <w:r>
        <w:t>is</w:t>
      </w:r>
      <w:r>
        <w:rPr>
          <w:spacing w:val="-2"/>
        </w:rPr>
        <w:t xml:space="preserve"> </w:t>
      </w:r>
      <w:r>
        <w:t>supposed</w:t>
      </w:r>
      <w:r>
        <w:rPr>
          <w:spacing w:val="-2"/>
        </w:rPr>
        <w:t xml:space="preserve"> </w:t>
      </w:r>
      <w:r>
        <w:t>to</w:t>
      </w:r>
      <w:r>
        <w:rPr>
          <w:spacing w:val="-2"/>
        </w:rPr>
        <w:t xml:space="preserve"> </w:t>
      </w:r>
      <w:r>
        <w:t>be</w:t>
      </w:r>
      <w:r>
        <w:rPr>
          <w:spacing w:val="-1"/>
        </w:rPr>
        <w:t xml:space="preserve"> </w:t>
      </w:r>
      <w:r>
        <w:t>treated</w:t>
      </w:r>
      <w:r>
        <w:rPr>
          <w:spacing w:val="-2"/>
        </w:rPr>
        <w:t xml:space="preserve"> </w:t>
      </w:r>
      <w:r>
        <w:t>and</w:t>
      </w:r>
      <w:r>
        <w:rPr>
          <w:spacing w:val="-2"/>
        </w:rPr>
        <w:t xml:space="preserve"> </w:t>
      </w:r>
      <w:r>
        <w:t>safe</w:t>
      </w:r>
      <w:r>
        <w:rPr>
          <w:spacing w:val="-4"/>
        </w:rPr>
        <w:t xml:space="preserve"> </w:t>
      </w:r>
      <w:r>
        <w:t>to</w:t>
      </w:r>
      <w:r>
        <w:rPr>
          <w:spacing w:val="-2"/>
        </w:rPr>
        <w:t xml:space="preserve"> </w:t>
      </w:r>
      <w:r>
        <w:t>use</w:t>
      </w:r>
      <w:r>
        <w:rPr>
          <w:spacing w:val="-3"/>
        </w:rPr>
        <w:t xml:space="preserve"> </w:t>
      </w:r>
      <w:r>
        <w:t>under</w:t>
      </w:r>
      <w:r>
        <w:rPr>
          <w:spacing w:val="-2"/>
        </w:rPr>
        <w:t xml:space="preserve"> </w:t>
      </w:r>
      <w:r>
        <w:t>federal</w:t>
      </w:r>
      <w:r>
        <w:rPr>
          <w:spacing w:val="-2"/>
        </w:rPr>
        <w:t xml:space="preserve"> </w:t>
      </w:r>
      <w:r>
        <w:t>laws</w:t>
      </w:r>
      <w:r>
        <w:rPr>
          <w:spacing w:val="-2"/>
        </w:rPr>
        <w:t xml:space="preserve"> </w:t>
      </w:r>
      <w:r>
        <w:t xml:space="preserve">like the Clean Water Act (CWA) and the </w:t>
      </w:r>
      <w:commentRangeStart w:id="30"/>
      <w:r>
        <w:t xml:space="preserve">Safe Drinking Water Act (SDWA). </w:t>
      </w:r>
      <w:commentRangeEnd w:id="30"/>
      <w:r w:rsidR="00AB35B4">
        <w:rPr>
          <w:rStyle w:val="CommentReference"/>
        </w:rPr>
        <w:commentReference w:id="30"/>
      </w:r>
      <w:r>
        <w:t xml:space="preserve">Water quality enforcement is </w:t>
      </w:r>
      <w:del w:id="31" w:author="Tim Lohner" w:date="2024-12-09T16:19:00Z">
        <w:r w:rsidDel="00AB35B4">
          <w:delText xml:space="preserve">part </w:delText>
        </w:r>
      </w:del>
      <w:ins w:id="32" w:author="Tim Lohner" w:date="2024-12-09T16:19:00Z">
        <w:r w:rsidR="00AB35B4">
          <w:t>the responsibility</w:t>
        </w:r>
        <w:r w:rsidR="00AB35B4">
          <w:t xml:space="preserve"> </w:t>
        </w:r>
      </w:ins>
      <w:r>
        <w:t>of the Oklahoma Department of Environmental Quality (ODEQ)</w:t>
      </w:r>
    </w:p>
    <w:p w14:paraId="2A99BAB9" w14:textId="77777777" w:rsidR="007528D5" w:rsidRDefault="007528D5">
      <w:pPr>
        <w:pStyle w:val="BodyText"/>
      </w:pPr>
    </w:p>
    <w:p w14:paraId="2A99BABA" w14:textId="77777777" w:rsidR="007528D5" w:rsidRDefault="007528D5">
      <w:pPr>
        <w:pStyle w:val="BodyText"/>
        <w:spacing w:before="181"/>
      </w:pPr>
    </w:p>
    <w:p w14:paraId="2A99BABB" w14:textId="5BBC458A" w:rsidR="007528D5" w:rsidRDefault="00000000">
      <w:pPr>
        <w:pStyle w:val="BodyText"/>
        <w:spacing w:line="360" w:lineRule="auto"/>
        <w:ind w:left="100" w:right="163" w:firstLine="719"/>
      </w:pPr>
      <w:r>
        <w:t>Recently,</w:t>
      </w:r>
      <w:r>
        <w:rPr>
          <w:spacing w:val="-2"/>
        </w:rPr>
        <w:t xml:space="preserve"> </w:t>
      </w:r>
      <w:r>
        <w:t>workers</w:t>
      </w:r>
      <w:r>
        <w:rPr>
          <w:spacing w:val="-5"/>
        </w:rPr>
        <w:t xml:space="preserve"> </w:t>
      </w:r>
      <w:r>
        <w:t>at</w:t>
      </w:r>
      <w:r>
        <w:rPr>
          <w:spacing w:val="-4"/>
        </w:rPr>
        <w:t xml:space="preserve"> </w:t>
      </w:r>
      <w:del w:id="33" w:author="Tim Lohner" w:date="2024-12-09T16:13:00Z">
        <w:r w:rsidDel="00B93B24">
          <w:delText>AEP</w:delText>
        </w:r>
      </w:del>
      <w:ins w:id="34" w:author="Tim Lohner" w:date="2024-12-09T16:13:00Z">
        <w:r w:rsidR="00B93B24">
          <w:t>PSO</w:t>
        </w:r>
      </w:ins>
      <w:r>
        <w:t>’s</w:t>
      </w:r>
      <w:r>
        <w:rPr>
          <w:spacing w:val="-5"/>
        </w:rPr>
        <w:t xml:space="preserve"> </w:t>
      </w:r>
      <w:r>
        <w:t>Comanche</w:t>
      </w:r>
      <w:r>
        <w:rPr>
          <w:spacing w:val="-5"/>
        </w:rPr>
        <w:t xml:space="preserve"> </w:t>
      </w:r>
      <w:r>
        <w:t>Power</w:t>
      </w:r>
      <w:r>
        <w:rPr>
          <w:spacing w:val="-4"/>
        </w:rPr>
        <w:t xml:space="preserve"> </w:t>
      </w:r>
      <w:r>
        <w:t>Generation</w:t>
      </w:r>
      <w:r>
        <w:rPr>
          <w:spacing w:val="-4"/>
        </w:rPr>
        <w:t xml:space="preserve"> </w:t>
      </w:r>
      <w:r>
        <w:t>Facility</w:t>
      </w:r>
      <w:r>
        <w:rPr>
          <w:spacing w:val="-9"/>
        </w:rPr>
        <w:t xml:space="preserve"> </w:t>
      </w:r>
      <w:r>
        <w:t>noticed</w:t>
      </w:r>
      <w:r>
        <w:rPr>
          <w:spacing w:val="-2"/>
        </w:rPr>
        <w:t xml:space="preserve"> </w:t>
      </w:r>
      <w:r>
        <w:t>problems</w:t>
      </w:r>
      <w:r>
        <w:rPr>
          <w:spacing w:val="-5"/>
        </w:rPr>
        <w:t xml:space="preserve"> </w:t>
      </w:r>
      <w:r>
        <w:t>with the water. They</w:t>
      </w:r>
      <w:r>
        <w:rPr>
          <w:spacing w:val="-2"/>
        </w:rPr>
        <w:t xml:space="preserve"> </w:t>
      </w:r>
      <w:r>
        <w:t xml:space="preserve">found sludge like substances and Total Suspended Solids (TSS) like paper pulp in </w:t>
      </w:r>
      <w:del w:id="35" w:author="Tim Lohner" w:date="2024-12-09T16:13:00Z">
        <w:r w:rsidDel="00B93B24">
          <w:delText>AEP</w:delText>
        </w:r>
      </w:del>
      <w:ins w:id="36" w:author="Tim Lohner" w:date="2024-12-09T16:13:00Z">
        <w:r w:rsidR="00B93B24">
          <w:t>PSO</w:t>
        </w:r>
      </w:ins>
      <w:r>
        <w:t xml:space="preserve"> ponds supplied from treated water </w:t>
      </w:r>
      <w:ins w:id="37" w:author="Tim Lohner" w:date="2024-12-09T16:19:00Z">
        <w:r w:rsidR="000B1134">
          <w:t xml:space="preserve">from the Lawton POTW </w:t>
        </w:r>
      </w:ins>
      <w:r>
        <w:t xml:space="preserve">which </w:t>
      </w:r>
      <w:del w:id="38" w:author="Tim Lohner" w:date="2024-12-09T16:19:00Z">
        <w:r w:rsidDel="000B1134">
          <w:delText xml:space="preserve">appears </w:delText>
        </w:r>
      </w:del>
      <w:ins w:id="39" w:author="Tim Lohner" w:date="2024-12-09T16:19:00Z">
        <w:r w:rsidR="000B1134">
          <w:t>appear</w:t>
        </w:r>
        <w:r w:rsidR="000B1134">
          <w:t>ed</w:t>
        </w:r>
        <w:r w:rsidR="000B1134">
          <w:t xml:space="preserve"> </w:t>
        </w:r>
      </w:ins>
      <w:r>
        <w:t xml:space="preserve">to be left from the treatment process that </w:t>
      </w:r>
      <w:del w:id="40" w:author="Tim Lohner" w:date="2024-12-09T16:20:00Z">
        <w:r w:rsidDel="000B1134">
          <w:delText xml:space="preserve">presents </w:delText>
        </w:r>
      </w:del>
      <w:ins w:id="41" w:author="Tim Lohner" w:date="2024-12-09T16:20:00Z">
        <w:r w:rsidR="000B1134">
          <w:t>present</w:t>
        </w:r>
        <w:r w:rsidR="000B1134">
          <w:t>ed</w:t>
        </w:r>
        <w:r w:rsidR="000B1134">
          <w:t xml:space="preserve"> </w:t>
        </w:r>
        <w:r w:rsidR="000B1134">
          <w:t xml:space="preserve">a </w:t>
        </w:r>
        <w:commentRangeStart w:id="42"/>
        <w:r w:rsidR="000B1134">
          <w:t xml:space="preserve">potentially </w:t>
        </w:r>
      </w:ins>
      <w:r>
        <w:t xml:space="preserve">hazardous </w:t>
      </w:r>
      <w:commentRangeEnd w:id="42"/>
      <w:r w:rsidR="00C56192">
        <w:rPr>
          <w:rStyle w:val="CommentReference"/>
        </w:rPr>
        <w:commentReference w:id="42"/>
      </w:r>
      <w:r>
        <w:t xml:space="preserve">situation to operators and that it sometimes </w:t>
      </w:r>
      <w:del w:id="43" w:author="Tim Lohner" w:date="2024-12-09T16:21:00Z">
        <w:r w:rsidDel="00C56192">
          <w:delText xml:space="preserve">has </w:delText>
        </w:r>
      </w:del>
      <w:ins w:id="44" w:author="Tim Lohner" w:date="2024-12-09T16:21:00Z">
        <w:r w:rsidR="00C56192">
          <w:t>ha</w:t>
        </w:r>
        <w:r w:rsidR="00C56192">
          <w:t>d</w:t>
        </w:r>
        <w:r w:rsidR="00C56192">
          <w:t xml:space="preserve"> </w:t>
        </w:r>
      </w:ins>
      <w:del w:id="45" w:author="Tim Lohner" w:date="2024-12-09T16:21:00Z">
        <w:r w:rsidDel="00C56192">
          <w:delText>too much pollution</w:delText>
        </w:r>
      </w:del>
      <w:ins w:id="46" w:author="Tim Lohner" w:date="2024-12-09T16:21:00Z">
        <w:r w:rsidR="00C56192">
          <w:t>unacceptable water quality</w:t>
        </w:r>
      </w:ins>
      <w:r>
        <w:t xml:space="preserve">, according to data from the </w:t>
      </w:r>
      <w:commentRangeStart w:id="47"/>
      <w:r>
        <w:t xml:space="preserve">Environmental Protection Agency (EPA). </w:t>
      </w:r>
      <w:commentRangeEnd w:id="47"/>
      <w:r w:rsidR="00C65B7A">
        <w:rPr>
          <w:rStyle w:val="CommentReference"/>
        </w:rPr>
        <w:commentReference w:id="47"/>
      </w:r>
      <w:r>
        <w:t xml:space="preserve">These problems are not </w:t>
      </w:r>
      <w:del w:id="48" w:author="Tim Lohner" w:date="2024-12-09T16:22:00Z">
        <w:r w:rsidDel="00C65B7A">
          <w:delText xml:space="preserve">potentially </w:delText>
        </w:r>
      </w:del>
      <w:r>
        <w:t xml:space="preserve">caused by </w:t>
      </w:r>
      <w:del w:id="49" w:author="Tim Lohner" w:date="2024-12-09T16:13:00Z">
        <w:r w:rsidDel="00B93B24">
          <w:delText>AEP</w:delText>
        </w:r>
      </w:del>
      <w:ins w:id="50" w:author="Tim Lohner" w:date="2024-12-09T16:13:00Z">
        <w:r w:rsidR="00B93B24">
          <w:t>PSO</w:t>
        </w:r>
      </w:ins>
      <w:r>
        <w:t>’s operations due to the source of the pollutants. This is a significant concern</w:t>
      </w:r>
      <w:r>
        <w:rPr>
          <w:spacing w:val="-2"/>
        </w:rPr>
        <w:t xml:space="preserve"> </w:t>
      </w:r>
      <w:r>
        <w:t>because</w:t>
      </w:r>
      <w:r>
        <w:rPr>
          <w:spacing w:val="-2"/>
        </w:rPr>
        <w:t xml:space="preserve"> </w:t>
      </w:r>
      <w:del w:id="51" w:author="Tim Lohner" w:date="2024-12-09T16:13:00Z">
        <w:r w:rsidDel="00B93B24">
          <w:delText>AEP</w:delText>
        </w:r>
      </w:del>
      <w:ins w:id="52" w:author="Tim Lohner" w:date="2024-12-09T16:13:00Z">
        <w:r w:rsidR="00B93B24">
          <w:t>PSO</w:t>
        </w:r>
      </w:ins>
      <w:r>
        <w:rPr>
          <w:spacing w:val="-1"/>
        </w:rPr>
        <w:t xml:space="preserve"> </w:t>
      </w:r>
      <w:r>
        <w:t>has</w:t>
      </w:r>
      <w:r>
        <w:rPr>
          <w:spacing w:val="-1"/>
        </w:rPr>
        <w:t xml:space="preserve"> </w:t>
      </w:r>
      <w:r>
        <w:t>a</w:t>
      </w:r>
      <w:r>
        <w:rPr>
          <w:spacing w:val="-2"/>
        </w:rPr>
        <w:t xml:space="preserve"> </w:t>
      </w:r>
      <w:r>
        <w:t>permit</w:t>
      </w:r>
      <w:r>
        <w:rPr>
          <w:spacing w:val="-1"/>
        </w:rPr>
        <w:t xml:space="preserve"> </w:t>
      </w:r>
      <w:r>
        <w:t>to</w:t>
      </w:r>
      <w:r>
        <w:rPr>
          <w:spacing w:val="-1"/>
        </w:rPr>
        <w:t xml:space="preserve"> </w:t>
      </w:r>
      <w:r>
        <w:t>release</w:t>
      </w:r>
      <w:r>
        <w:rPr>
          <w:spacing w:val="-2"/>
        </w:rPr>
        <w:t xml:space="preserve"> </w:t>
      </w:r>
      <w:r>
        <w:t>treated</w:t>
      </w:r>
      <w:r>
        <w:rPr>
          <w:spacing w:val="-1"/>
        </w:rPr>
        <w:t xml:space="preserve"> </w:t>
      </w:r>
      <w:r>
        <w:t>water from</w:t>
      </w:r>
      <w:r>
        <w:rPr>
          <w:spacing w:val="-1"/>
        </w:rPr>
        <w:t xml:space="preserve"> </w:t>
      </w:r>
      <w:r>
        <w:t>the</w:t>
      </w:r>
      <w:r>
        <w:rPr>
          <w:spacing w:val="-1"/>
        </w:rPr>
        <w:t xml:space="preserve"> </w:t>
      </w:r>
      <w:r>
        <w:t>Comanche</w:t>
      </w:r>
      <w:r>
        <w:rPr>
          <w:spacing w:val="-2"/>
        </w:rPr>
        <w:t xml:space="preserve"> </w:t>
      </w:r>
      <w:r>
        <w:t>plant</w:t>
      </w:r>
      <w:r>
        <w:rPr>
          <w:spacing w:val="-1"/>
        </w:rPr>
        <w:t xml:space="preserve"> </w:t>
      </w:r>
      <w:r>
        <w:t>into</w:t>
      </w:r>
      <w:r>
        <w:rPr>
          <w:spacing w:val="-1"/>
        </w:rPr>
        <w:t xml:space="preserve"> </w:t>
      </w:r>
      <w:r>
        <w:t xml:space="preserve">9 Mile Creek near Lawton, Oklahoma. If the water is not clean enough, </w:t>
      </w:r>
      <w:del w:id="53" w:author="Tim Lohner" w:date="2024-12-09T16:13:00Z">
        <w:r w:rsidDel="00B93B24">
          <w:delText>AEP</w:delText>
        </w:r>
      </w:del>
      <w:ins w:id="54" w:author="Tim Lohner" w:date="2024-12-09T16:13:00Z">
        <w:r w:rsidR="00B93B24">
          <w:t>PSO</w:t>
        </w:r>
      </w:ins>
      <w:r>
        <w:t xml:space="preserve"> could face penalties, </w:t>
      </w:r>
      <w:commentRangeStart w:id="55"/>
      <w:del w:id="56" w:author="Tim Lohner" w:date="2024-12-09T16:22:00Z">
        <w:r w:rsidDel="00C65B7A">
          <w:delText xml:space="preserve">hurt the environment, </w:delText>
        </w:r>
      </w:del>
      <w:commentRangeEnd w:id="55"/>
      <w:r w:rsidR="004A381E">
        <w:rPr>
          <w:rStyle w:val="CommentReference"/>
        </w:rPr>
        <w:commentReference w:id="55"/>
      </w:r>
      <w:r>
        <w:t xml:space="preserve">and have trouble running their plant which can affect </w:t>
      </w:r>
      <w:r>
        <w:lastRenderedPageBreak/>
        <w:t>the regional power supply, utility rates, and economic competitiveness.</w:t>
      </w:r>
    </w:p>
    <w:p w14:paraId="2A99BABC" w14:textId="77777777" w:rsidR="007528D5" w:rsidRDefault="007528D5">
      <w:pPr>
        <w:spacing w:line="360" w:lineRule="auto"/>
        <w:sectPr w:rsidR="007528D5">
          <w:pgSz w:w="12240" w:h="15840"/>
          <w:pgMar w:top="1820" w:right="1320" w:bottom="1200" w:left="1340" w:header="0" w:footer="1004" w:gutter="0"/>
          <w:cols w:space="720"/>
        </w:sectPr>
      </w:pPr>
    </w:p>
    <w:p w14:paraId="2A99BABD" w14:textId="765F341C" w:rsidR="007528D5" w:rsidRDefault="00000000">
      <w:pPr>
        <w:pStyle w:val="BodyText"/>
        <w:spacing w:before="74" w:line="360" w:lineRule="auto"/>
        <w:ind w:left="100" w:right="163" w:firstLine="719"/>
      </w:pPr>
      <w:r>
        <w:lastRenderedPageBreak/>
        <w:t>The City of Lawton’s wastewater treatment plant has had a bad reputation for years because it often struggles to meet water quality standards. To fix these issues, the City is spending</w:t>
      </w:r>
      <w:r>
        <w:rPr>
          <w:spacing w:val="-5"/>
        </w:rPr>
        <w:t xml:space="preserve"> </w:t>
      </w:r>
      <w:r>
        <w:t>$85</w:t>
      </w:r>
      <w:r>
        <w:rPr>
          <w:spacing w:val="-3"/>
        </w:rPr>
        <w:t xml:space="preserve"> </w:t>
      </w:r>
      <w:r>
        <w:t>million</w:t>
      </w:r>
      <w:r>
        <w:rPr>
          <w:spacing w:val="-3"/>
        </w:rPr>
        <w:t xml:space="preserve"> </w:t>
      </w:r>
      <w:r>
        <w:t>to</w:t>
      </w:r>
      <w:r>
        <w:rPr>
          <w:spacing w:val="-3"/>
        </w:rPr>
        <w:t xml:space="preserve"> </w:t>
      </w:r>
      <w:r>
        <w:t>upgrade</w:t>
      </w:r>
      <w:r>
        <w:rPr>
          <w:spacing w:val="-4"/>
        </w:rPr>
        <w:t xml:space="preserve"> </w:t>
      </w:r>
      <w:r>
        <w:t>the</w:t>
      </w:r>
      <w:r>
        <w:rPr>
          <w:spacing w:val="-3"/>
        </w:rPr>
        <w:t xml:space="preserve"> </w:t>
      </w:r>
      <w:r>
        <w:t>plant.</w:t>
      </w:r>
      <w:r>
        <w:rPr>
          <w:spacing w:val="-3"/>
        </w:rPr>
        <w:t xml:space="preserve"> </w:t>
      </w:r>
      <w:r>
        <w:t>These</w:t>
      </w:r>
      <w:r>
        <w:rPr>
          <w:spacing w:val="-2"/>
        </w:rPr>
        <w:t xml:space="preserve"> </w:t>
      </w:r>
      <w:r>
        <w:t>upgrades</w:t>
      </w:r>
      <w:r>
        <w:rPr>
          <w:spacing w:val="-3"/>
        </w:rPr>
        <w:t xml:space="preserve"> </w:t>
      </w:r>
      <w:r>
        <w:t>include</w:t>
      </w:r>
      <w:r>
        <w:rPr>
          <w:spacing w:val="-4"/>
        </w:rPr>
        <w:t xml:space="preserve"> </w:t>
      </w:r>
      <w:r>
        <w:t>new</w:t>
      </w:r>
      <w:r>
        <w:rPr>
          <w:spacing w:val="-3"/>
        </w:rPr>
        <w:t xml:space="preserve"> </w:t>
      </w:r>
      <w:r>
        <w:t>equipment</w:t>
      </w:r>
      <w:r>
        <w:rPr>
          <w:spacing w:val="-3"/>
        </w:rPr>
        <w:t xml:space="preserve"> </w:t>
      </w:r>
      <w:r>
        <w:t>and</w:t>
      </w:r>
      <w:r>
        <w:rPr>
          <w:spacing w:val="-3"/>
        </w:rPr>
        <w:t xml:space="preserve"> </w:t>
      </w:r>
      <w:r>
        <w:t xml:space="preserve">processes to help </w:t>
      </w:r>
      <w:del w:id="57" w:author="Tim Lohner" w:date="2024-12-09T16:24:00Z">
        <w:r w:rsidDel="004A381E">
          <w:delText xml:space="preserve">clean </w:delText>
        </w:r>
      </w:del>
      <w:ins w:id="58" w:author="Tim Lohner" w:date="2024-12-09T16:24:00Z">
        <w:r w:rsidR="004A381E">
          <w:t>improve</w:t>
        </w:r>
        <w:r w:rsidR="004A381E">
          <w:t xml:space="preserve"> </w:t>
        </w:r>
      </w:ins>
      <w:r>
        <w:t xml:space="preserve">the </w:t>
      </w:r>
      <w:ins w:id="59" w:author="Tim Lohner" w:date="2024-12-09T16:24:00Z">
        <w:r w:rsidR="004A381E">
          <w:t xml:space="preserve">quality of the </w:t>
        </w:r>
      </w:ins>
      <w:r>
        <w:t>water</w:t>
      </w:r>
      <w:del w:id="60" w:author="Tim Lohner" w:date="2024-12-09T16:24:00Z">
        <w:r w:rsidDel="004A381E">
          <w:delText xml:space="preserve"> better</w:delText>
        </w:r>
      </w:del>
      <w:r>
        <w:t xml:space="preserve">. These changes are important to meet the rules of the CWA and SDWA and to make sure the water </w:t>
      </w:r>
      <w:del w:id="61" w:author="Tim Lohner" w:date="2024-12-09T16:13:00Z">
        <w:r w:rsidDel="00B93B24">
          <w:delText>AEP</w:delText>
        </w:r>
      </w:del>
      <w:ins w:id="62" w:author="Tim Lohner" w:date="2024-12-09T16:13:00Z">
        <w:r w:rsidR="00B93B24">
          <w:t>PSO</w:t>
        </w:r>
      </w:ins>
      <w:r>
        <w:t xml:space="preserve"> receives </w:t>
      </w:r>
      <w:commentRangeStart w:id="63"/>
      <w:del w:id="64" w:author="Tim Lohner" w:date="2024-12-09T16:24:00Z">
        <w:r w:rsidDel="00F83A0B">
          <w:delText>is safe and reliable</w:delText>
        </w:r>
      </w:del>
      <w:commentRangeEnd w:id="63"/>
      <w:r w:rsidR="009B0CF9">
        <w:rPr>
          <w:rStyle w:val="CommentReference"/>
        </w:rPr>
        <w:commentReference w:id="63"/>
      </w:r>
      <w:ins w:id="65" w:author="Tim Lohner" w:date="2024-12-09T16:24:00Z">
        <w:r w:rsidR="00F83A0B">
          <w:t>meets the criteria of the</w:t>
        </w:r>
      </w:ins>
      <w:ins w:id="66" w:author="Tim Lohner" w:date="2024-12-09T16:25:00Z">
        <w:r w:rsidR="00FB0F5E">
          <w:t xml:space="preserve"> Lawton-PSO agreement</w:t>
        </w:r>
      </w:ins>
      <w:r>
        <w:t>.</w:t>
      </w:r>
    </w:p>
    <w:p w14:paraId="2A99BABE" w14:textId="77777777" w:rsidR="007528D5" w:rsidRDefault="007528D5">
      <w:pPr>
        <w:pStyle w:val="BodyText"/>
      </w:pPr>
    </w:p>
    <w:p w14:paraId="2A99BABF" w14:textId="77777777" w:rsidR="007528D5" w:rsidRDefault="007528D5">
      <w:pPr>
        <w:pStyle w:val="BodyText"/>
        <w:spacing w:before="182"/>
      </w:pPr>
    </w:p>
    <w:p w14:paraId="2A99BAC0" w14:textId="6E3B89AE" w:rsidR="007528D5" w:rsidRDefault="00000000">
      <w:pPr>
        <w:pStyle w:val="BodyText"/>
        <w:spacing w:line="360" w:lineRule="auto"/>
        <w:ind w:left="100" w:right="90" w:firstLine="719"/>
      </w:pPr>
      <w:r>
        <w:t>This</w:t>
      </w:r>
      <w:r>
        <w:rPr>
          <w:spacing w:val="-3"/>
        </w:rPr>
        <w:t xml:space="preserve"> </w:t>
      </w:r>
      <w:r>
        <w:t>document</w:t>
      </w:r>
      <w:r>
        <w:rPr>
          <w:spacing w:val="-3"/>
        </w:rPr>
        <w:t xml:space="preserve"> </w:t>
      </w:r>
      <w:r>
        <w:t>looks</w:t>
      </w:r>
      <w:r>
        <w:rPr>
          <w:spacing w:val="-3"/>
        </w:rPr>
        <w:t xml:space="preserve"> </w:t>
      </w:r>
      <w:r>
        <w:t>at</w:t>
      </w:r>
      <w:r>
        <w:rPr>
          <w:spacing w:val="-3"/>
        </w:rPr>
        <w:t xml:space="preserve"> </w:t>
      </w:r>
      <w:r>
        <w:t>the</w:t>
      </w:r>
      <w:r>
        <w:rPr>
          <w:spacing w:val="-4"/>
        </w:rPr>
        <w:t xml:space="preserve"> </w:t>
      </w:r>
      <w:r>
        <w:t>upgrade</w:t>
      </w:r>
      <w:r>
        <w:rPr>
          <w:spacing w:val="-4"/>
        </w:rPr>
        <w:t xml:space="preserve"> </w:t>
      </w:r>
      <w:r>
        <w:t>ideas</w:t>
      </w:r>
      <w:r>
        <w:rPr>
          <w:spacing w:val="-3"/>
        </w:rPr>
        <w:t xml:space="preserve"> </w:t>
      </w:r>
      <w:r>
        <w:t>to</w:t>
      </w:r>
      <w:r>
        <w:rPr>
          <w:spacing w:val="-3"/>
        </w:rPr>
        <w:t xml:space="preserve"> </w:t>
      </w:r>
      <w:r>
        <w:t>consider</w:t>
      </w:r>
      <w:r>
        <w:rPr>
          <w:spacing w:val="-3"/>
        </w:rPr>
        <w:t xml:space="preserve"> </w:t>
      </w:r>
      <w:r>
        <w:t>at</w:t>
      </w:r>
      <w:r>
        <w:rPr>
          <w:spacing w:val="-1"/>
        </w:rPr>
        <w:t xml:space="preserve"> </w:t>
      </w:r>
      <w:r>
        <w:t>the</w:t>
      </w:r>
      <w:r>
        <w:rPr>
          <w:spacing w:val="-2"/>
        </w:rPr>
        <w:t xml:space="preserve"> </w:t>
      </w:r>
      <w:r>
        <w:t>Lawton</w:t>
      </w:r>
      <w:r>
        <w:rPr>
          <w:spacing w:val="-3"/>
        </w:rPr>
        <w:t xml:space="preserve"> </w:t>
      </w:r>
      <w:r>
        <w:t>wastewater</w:t>
      </w:r>
      <w:r>
        <w:rPr>
          <w:spacing w:val="-5"/>
        </w:rPr>
        <w:t xml:space="preserve"> </w:t>
      </w:r>
      <w:r>
        <w:t>treatment plant. It</w:t>
      </w:r>
      <w:r>
        <w:rPr>
          <w:spacing w:val="-1"/>
        </w:rPr>
        <w:t xml:space="preserve"> </w:t>
      </w:r>
      <w:r>
        <w:t>will</w:t>
      </w:r>
      <w:r>
        <w:rPr>
          <w:spacing w:val="-1"/>
        </w:rPr>
        <w:t xml:space="preserve"> </w:t>
      </w:r>
      <w:r>
        <w:t>explain</w:t>
      </w:r>
      <w:r>
        <w:rPr>
          <w:spacing w:val="-1"/>
        </w:rPr>
        <w:t xml:space="preserve"> </w:t>
      </w:r>
      <w:r>
        <w:t>how</w:t>
      </w:r>
      <w:r>
        <w:rPr>
          <w:spacing w:val="-1"/>
        </w:rPr>
        <w:t xml:space="preserve"> </w:t>
      </w:r>
      <w:r>
        <w:t>the</w:t>
      </w:r>
      <w:r>
        <w:rPr>
          <w:spacing w:val="-2"/>
        </w:rPr>
        <w:t xml:space="preserve"> </w:t>
      </w:r>
      <w:r>
        <w:t>upgrades</w:t>
      </w:r>
      <w:r>
        <w:rPr>
          <w:spacing w:val="-1"/>
        </w:rPr>
        <w:t xml:space="preserve"> </w:t>
      </w:r>
      <w:r>
        <w:t>might</w:t>
      </w:r>
      <w:r>
        <w:rPr>
          <w:spacing w:val="-1"/>
        </w:rPr>
        <w:t xml:space="preserve"> </w:t>
      </w:r>
      <w:r>
        <w:t>fix current</w:t>
      </w:r>
      <w:r>
        <w:rPr>
          <w:spacing w:val="-1"/>
        </w:rPr>
        <w:t xml:space="preserve"> </w:t>
      </w:r>
      <w:r>
        <w:t>problems</w:t>
      </w:r>
      <w:r>
        <w:rPr>
          <w:spacing w:val="-1"/>
        </w:rPr>
        <w:t xml:space="preserve"> </w:t>
      </w:r>
      <w:r>
        <w:t>and</w:t>
      </w:r>
      <w:r>
        <w:rPr>
          <w:spacing w:val="-1"/>
        </w:rPr>
        <w:t xml:space="preserve"> </w:t>
      </w:r>
      <w:r>
        <w:t>improve</w:t>
      </w:r>
      <w:r>
        <w:rPr>
          <w:spacing w:val="-2"/>
        </w:rPr>
        <w:t xml:space="preserve"> </w:t>
      </w:r>
      <w:r>
        <w:t>the</w:t>
      </w:r>
      <w:r>
        <w:rPr>
          <w:spacing w:val="-1"/>
        </w:rPr>
        <w:t xml:space="preserve"> </w:t>
      </w:r>
      <w:r>
        <w:t>water</w:t>
      </w:r>
      <w:r>
        <w:rPr>
          <w:spacing w:val="-1"/>
        </w:rPr>
        <w:t xml:space="preserve"> </w:t>
      </w:r>
      <w:r>
        <w:t xml:space="preserve">quality for </w:t>
      </w:r>
      <w:del w:id="67" w:author="Tim Lohner" w:date="2024-12-09T16:13:00Z">
        <w:r w:rsidDel="00B93B24">
          <w:delText>AEP</w:delText>
        </w:r>
      </w:del>
      <w:ins w:id="68" w:author="Tim Lohner" w:date="2024-12-09T16:13:00Z">
        <w:r w:rsidR="00B93B24">
          <w:t>PSO</w:t>
        </w:r>
      </w:ins>
      <w:r>
        <w:t xml:space="preserve">. It will also show how these changes can help the City of Lawton follow the rules and keep everyone safe. </w:t>
      </w:r>
      <w:proofErr w:type="gramStart"/>
      <w:r>
        <w:t>Unfortunately</w:t>
      </w:r>
      <w:proofErr w:type="gramEnd"/>
      <w:r>
        <w:t xml:space="preserve"> I could not get detailed information on the planned upgrades and the progress of the project as I am not a direct stakeholder of the Lawton POTW.</w:t>
      </w:r>
    </w:p>
    <w:p w14:paraId="2A99BAC1" w14:textId="77777777" w:rsidR="007528D5" w:rsidRDefault="007528D5">
      <w:pPr>
        <w:pStyle w:val="BodyText"/>
      </w:pPr>
    </w:p>
    <w:p w14:paraId="2A99BAC2" w14:textId="77777777" w:rsidR="007528D5" w:rsidRDefault="007528D5">
      <w:pPr>
        <w:pStyle w:val="BodyText"/>
        <w:spacing w:before="183"/>
      </w:pPr>
    </w:p>
    <w:p w14:paraId="2A99BAC3" w14:textId="77777777" w:rsidR="007528D5" w:rsidRDefault="00000000">
      <w:pPr>
        <w:pStyle w:val="Heading1"/>
        <w:ind w:right="2524"/>
      </w:pPr>
      <w:r>
        <w:t>Regulatory</w:t>
      </w:r>
      <w:r>
        <w:rPr>
          <w:spacing w:val="-4"/>
        </w:rPr>
        <w:t xml:space="preserve"> </w:t>
      </w:r>
      <w:r>
        <w:rPr>
          <w:spacing w:val="-2"/>
        </w:rPr>
        <w:t>Framework</w:t>
      </w:r>
    </w:p>
    <w:p w14:paraId="2A99BAC4" w14:textId="7D1DCA2C" w:rsidR="007528D5" w:rsidRDefault="00000000">
      <w:pPr>
        <w:pStyle w:val="BodyText"/>
        <w:spacing w:before="403" w:line="360" w:lineRule="auto"/>
        <w:ind w:left="100" w:right="120" w:firstLine="719"/>
      </w:pPr>
      <w:r>
        <w:t>The</w:t>
      </w:r>
      <w:r>
        <w:rPr>
          <w:spacing w:val="-5"/>
        </w:rPr>
        <w:t xml:space="preserve"> </w:t>
      </w:r>
      <w:r>
        <w:t>operations</w:t>
      </w:r>
      <w:r>
        <w:rPr>
          <w:spacing w:val="-3"/>
        </w:rPr>
        <w:t xml:space="preserve"> </w:t>
      </w:r>
      <w:r>
        <w:t>of</w:t>
      </w:r>
      <w:r>
        <w:rPr>
          <w:spacing w:val="-3"/>
        </w:rPr>
        <w:t xml:space="preserve"> </w:t>
      </w:r>
      <w:r>
        <w:t>the</w:t>
      </w:r>
      <w:r>
        <w:rPr>
          <w:spacing w:val="-4"/>
        </w:rPr>
        <w:t xml:space="preserve"> </w:t>
      </w:r>
      <w:r>
        <w:t>City</w:t>
      </w:r>
      <w:r>
        <w:rPr>
          <w:spacing w:val="-6"/>
        </w:rPr>
        <w:t xml:space="preserve"> </w:t>
      </w:r>
      <w:r>
        <w:t>of</w:t>
      </w:r>
      <w:r>
        <w:rPr>
          <w:spacing w:val="-2"/>
        </w:rPr>
        <w:t xml:space="preserve"> </w:t>
      </w:r>
      <w:r>
        <w:t>Lawton</w:t>
      </w:r>
      <w:r>
        <w:rPr>
          <w:spacing w:val="-3"/>
        </w:rPr>
        <w:t xml:space="preserve"> </w:t>
      </w:r>
      <w:r>
        <w:t>Publicly</w:t>
      </w:r>
      <w:r>
        <w:rPr>
          <w:spacing w:val="-8"/>
        </w:rPr>
        <w:t xml:space="preserve"> </w:t>
      </w:r>
      <w:r>
        <w:t>Owned</w:t>
      </w:r>
      <w:r>
        <w:rPr>
          <w:spacing w:val="-3"/>
        </w:rPr>
        <w:t xml:space="preserve"> </w:t>
      </w:r>
      <w:r>
        <w:t>Treatment</w:t>
      </w:r>
      <w:r>
        <w:rPr>
          <w:spacing w:val="-3"/>
        </w:rPr>
        <w:t xml:space="preserve"> </w:t>
      </w:r>
      <w:r>
        <w:t>Works</w:t>
      </w:r>
      <w:r>
        <w:rPr>
          <w:spacing w:val="-3"/>
        </w:rPr>
        <w:t xml:space="preserve"> </w:t>
      </w:r>
      <w:r>
        <w:t>(POTW)</w:t>
      </w:r>
      <w:r>
        <w:rPr>
          <w:spacing w:val="-3"/>
        </w:rPr>
        <w:t xml:space="preserve"> </w:t>
      </w:r>
      <w:r>
        <w:t>and</w:t>
      </w:r>
      <w:r>
        <w:rPr>
          <w:spacing w:val="-3"/>
        </w:rPr>
        <w:t xml:space="preserve"> </w:t>
      </w:r>
      <w:r>
        <w:t xml:space="preserve">the </w:t>
      </w:r>
      <w:del w:id="69" w:author="Tim Lohner" w:date="2024-12-09T16:13:00Z">
        <w:r w:rsidDel="00B93B24">
          <w:delText>AEP</w:delText>
        </w:r>
      </w:del>
      <w:ins w:id="70" w:author="Tim Lohner" w:date="2024-12-09T16:13:00Z">
        <w:r w:rsidR="00B93B24">
          <w:t>PSO</w:t>
        </w:r>
      </w:ins>
      <w:r>
        <w:t xml:space="preserve"> Comanche Generation Facility are influenced by a robust regulatory framework aimed at ensuring environmental compliance and operational efficiency. This framework is shaped by federal, state, and contractual requirements that govern water quality standards, wastewater treatment processes, and resource management.</w:t>
      </w:r>
    </w:p>
    <w:p w14:paraId="2A99BAC5" w14:textId="77777777" w:rsidR="007528D5" w:rsidRDefault="007528D5">
      <w:pPr>
        <w:pStyle w:val="BodyText"/>
      </w:pPr>
    </w:p>
    <w:p w14:paraId="2A99BAC6" w14:textId="77777777" w:rsidR="007528D5" w:rsidRDefault="007528D5">
      <w:pPr>
        <w:pStyle w:val="BodyText"/>
        <w:spacing w:before="184"/>
      </w:pPr>
    </w:p>
    <w:p w14:paraId="2A99BAC7" w14:textId="69A758EE" w:rsidR="007528D5" w:rsidDel="00E11FB8" w:rsidRDefault="00000000" w:rsidP="00E11FB8">
      <w:pPr>
        <w:pStyle w:val="BodyText"/>
        <w:spacing w:before="1" w:line="360" w:lineRule="auto"/>
        <w:ind w:left="100" w:right="163" w:firstLine="719"/>
        <w:rPr>
          <w:del w:id="71" w:author="Tim Lohner" w:date="2024-12-09T16:39:00Z"/>
        </w:rPr>
      </w:pPr>
      <w:r>
        <w:t>The Clean Water Act (CWA) serves as the primary federal regulation overseeing the discharge of pollutants into U.S. waters. The City of Lawton POTW operates under a National Pollutant Discharge Elimination System (NPDES) permit issued under the CWA. This permit sets</w:t>
      </w:r>
      <w:r>
        <w:rPr>
          <w:spacing w:val="-4"/>
        </w:rPr>
        <w:t xml:space="preserve"> </w:t>
      </w:r>
      <w:r>
        <w:t>effluent</w:t>
      </w:r>
      <w:r>
        <w:rPr>
          <w:spacing w:val="-4"/>
        </w:rPr>
        <w:t xml:space="preserve"> </w:t>
      </w:r>
      <w:r>
        <w:t>quality</w:t>
      </w:r>
      <w:r>
        <w:rPr>
          <w:spacing w:val="-8"/>
        </w:rPr>
        <w:t xml:space="preserve"> </w:t>
      </w:r>
      <w:r>
        <w:t>standards,</w:t>
      </w:r>
      <w:r>
        <w:rPr>
          <w:spacing w:val="-4"/>
        </w:rPr>
        <w:t xml:space="preserve"> </w:t>
      </w:r>
      <w:r>
        <w:t>including</w:t>
      </w:r>
      <w:r>
        <w:rPr>
          <w:spacing w:val="-6"/>
        </w:rPr>
        <w:t xml:space="preserve"> </w:t>
      </w:r>
      <w:r>
        <w:t>limitations</w:t>
      </w:r>
      <w:r>
        <w:rPr>
          <w:spacing w:val="-4"/>
        </w:rPr>
        <w:t xml:space="preserve"> </w:t>
      </w:r>
      <w:r>
        <w:t>on</w:t>
      </w:r>
      <w:r>
        <w:rPr>
          <w:spacing w:val="-4"/>
        </w:rPr>
        <w:t xml:space="preserve"> </w:t>
      </w:r>
      <w:r>
        <w:t>nutrients</w:t>
      </w:r>
      <w:r>
        <w:rPr>
          <w:spacing w:val="-4"/>
        </w:rPr>
        <w:t xml:space="preserve"> </w:t>
      </w:r>
      <w:r>
        <w:t>like</w:t>
      </w:r>
      <w:r>
        <w:rPr>
          <w:spacing w:val="-4"/>
        </w:rPr>
        <w:t xml:space="preserve"> </w:t>
      </w:r>
      <w:r>
        <w:t>phosphorus</w:t>
      </w:r>
      <w:r>
        <w:rPr>
          <w:spacing w:val="-4"/>
        </w:rPr>
        <w:t xml:space="preserve"> </w:t>
      </w:r>
      <w:r>
        <w:t>and</w:t>
      </w:r>
      <w:r>
        <w:rPr>
          <w:spacing w:val="-4"/>
        </w:rPr>
        <w:t xml:space="preserve"> </w:t>
      </w:r>
      <w:r>
        <w:t xml:space="preserve">biological oxygen demand (BOD). The water contract between the City of Lawton and </w:t>
      </w:r>
      <w:commentRangeStart w:id="72"/>
      <w:del w:id="73" w:author="Tim Lohner" w:date="2024-12-09T16:38:00Z">
        <w:r w:rsidDel="00256680">
          <w:delText xml:space="preserve">Public Service Company of Oklahoma </w:delText>
        </w:r>
      </w:del>
      <w:commentRangeEnd w:id="72"/>
      <w:r w:rsidR="00256680">
        <w:rPr>
          <w:rStyle w:val="CommentReference"/>
        </w:rPr>
        <w:commentReference w:id="72"/>
      </w:r>
      <w:del w:id="74" w:author="Tim Lohner" w:date="2024-12-09T16:38:00Z">
        <w:r w:rsidDel="00256680">
          <w:delText>(</w:delText>
        </w:r>
      </w:del>
      <w:r>
        <w:t>PSO</w:t>
      </w:r>
      <w:del w:id="75" w:author="Tim Lohner" w:date="2024-12-09T16:38:00Z">
        <w:r w:rsidDel="00256680">
          <w:delText>)</w:delText>
        </w:r>
      </w:del>
      <w:r>
        <w:t xml:space="preserve"> specifies compliance with </w:t>
      </w:r>
      <w:del w:id="76" w:author="Tim Lohner" w:date="2024-12-09T16:39:00Z">
        <w:r w:rsidDel="00E11FB8">
          <w:delText>Oklahoma Department of</w:delText>
        </w:r>
      </w:del>
    </w:p>
    <w:p w14:paraId="2A99BAC8" w14:textId="4E628423" w:rsidR="007528D5" w:rsidRDefault="00000000" w:rsidP="00E11FB8">
      <w:pPr>
        <w:pStyle w:val="BodyText"/>
        <w:spacing w:before="1" w:line="360" w:lineRule="auto"/>
        <w:ind w:left="100" w:right="163" w:firstLine="719"/>
        <w:pPrChange w:id="77" w:author="Tim Lohner" w:date="2024-12-09T16:39:00Z">
          <w:pPr>
            <w:pStyle w:val="BodyText"/>
            <w:spacing w:line="360" w:lineRule="auto"/>
            <w:ind w:left="100" w:right="120"/>
          </w:pPr>
        </w:pPrChange>
      </w:pPr>
      <w:del w:id="78" w:author="Tim Lohner" w:date="2024-12-09T16:39:00Z">
        <w:r w:rsidDel="00E11FB8">
          <w:delText>Environmental</w:delText>
        </w:r>
        <w:r w:rsidDel="00E11FB8">
          <w:rPr>
            <w:spacing w:val="-3"/>
          </w:rPr>
          <w:delText xml:space="preserve"> </w:delText>
        </w:r>
        <w:r w:rsidDel="00E11FB8">
          <w:delText>Quality</w:delText>
        </w:r>
        <w:r w:rsidDel="00E11FB8">
          <w:rPr>
            <w:spacing w:val="-6"/>
          </w:rPr>
          <w:delText xml:space="preserve"> </w:delText>
        </w:r>
        <w:r w:rsidDel="00E11FB8">
          <w:delText>(</w:delText>
        </w:r>
      </w:del>
      <w:r>
        <w:t>ODEQ</w:t>
      </w:r>
      <w:del w:id="79" w:author="Tim Lohner" w:date="2024-12-09T16:39:00Z">
        <w:r w:rsidDel="00E11FB8">
          <w:delText>)</w:delText>
        </w:r>
      </w:del>
      <w:r>
        <w:rPr>
          <w:spacing w:val="-3"/>
        </w:rPr>
        <w:t xml:space="preserve"> </w:t>
      </w:r>
      <w:r>
        <w:t>standards</w:t>
      </w:r>
      <w:r>
        <w:rPr>
          <w:spacing w:val="-4"/>
        </w:rPr>
        <w:t xml:space="preserve"> </w:t>
      </w:r>
      <w:r>
        <w:t>and</w:t>
      </w:r>
      <w:r>
        <w:rPr>
          <w:spacing w:val="-3"/>
        </w:rPr>
        <w:t xml:space="preserve"> </w:t>
      </w:r>
      <w:r>
        <w:t>the</w:t>
      </w:r>
      <w:r>
        <w:rPr>
          <w:spacing w:val="-4"/>
        </w:rPr>
        <w:t xml:space="preserve"> </w:t>
      </w:r>
      <w:r>
        <w:t>requirements</w:t>
      </w:r>
      <w:r>
        <w:rPr>
          <w:spacing w:val="-4"/>
        </w:rPr>
        <w:t xml:space="preserve"> </w:t>
      </w:r>
      <w:r>
        <w:t>outlined</w:t>
      </w:r>
      <w:r>
        <w:rPr>
          <w:spacing w:val="-3"/>
        </w:rPr>
        <w:t xml:space="preserve"> </w:t>
      </w:r>
      <w:r>
        <w:t>in</w:t>
      </w:r>
      <w:r>
        <w:rPr>
          <w:spacing w:val="-3"/>
        </w:rPr>
        <w:t xml:space="preserve"> </w:t>
      </w:r>
      <w:r>
        <w:t>the</w:t>
      </w:r>
      <w:r>
        <w:rPr>
          <w:spacing w:val="-4"/>
        </w:rPr>
        <w:t xml:space="preserve"> </w:t>
      </w:r>
      <w:r>
        <w:t>City’s</w:t>
      </w:r>
      <w:r>
        <w:rPr>
          <w:spacing w:val="-4"/>
        </w:rPr>
        <w:t xml:space="preserve"> </w:t>
      </w:r>
      <w:r>
        <w:t>NPDES permit (City of Lawton &amp; PSO, 2021).</w:t>
      </w:r>
    </w:p>
    <w:p w14:paraId="2A99BAC9" w14:textId="77777777" w:rsidR="007528D5" w:rsidRDefault="007528D5">
      <w:pPr>
        <w:spacing w:line="360" w:lineRule="auto"/>
        <w:sectPr w:rsidR="007528D5">
          <w:pgSz w:w="12240" w:h="15840"/>
          <w:pgMar w:top="1360" w:right="1320" w:bottom="1200" w:left="1340" w:header="0" w:footer="1004" w:gutter="0"/>
          <w:cols w:space="720"/>
        </w:sectPr>
      </w:pPr>
    </w:p>
    <w:p w14:paraId="2A99BACA" w14:textId="15440DBC" w:rsidR="007528D5" w:rsidRDefault="00000000">
      <w:pPr>
        <w:pStyle w:val="BodyText"/>
        <w:spacing w:before="188" w:line="360" w:lineRule="auto"/>
        <w:ind w:left="100" w:right="189" w:firstLine="719"/>
      </w:pPr>
      <w:del w:id="80" w:author="Tim Lohner" w:date="2024-12-09T16:13:00Z">
        <w:r w:rsidDel="00B93B24">
          <w:lastRenderedPageBreak/>
          <w:delText>AEP</w:delText>
        </w:r>
      </w:del>
      <w:ins w:id="81" w:author="Tim Lohner" w:date="2024-12-09T16:13:00Z">
        <w:r w:rsidR="00B93B24">
          <w:t>PSO</w:t>
        </w:r>
      </w:ins>
      <w:r>
        <w:t xml:space="preserve">’s Comanche Generation Facility indirectly relies on the POTW's compliance with CWA regulations, as the plant uses up to 1.5 million gallons per day of reclaimed effluent for cooling pond makeup water. </w:t>
      </w:r>
      <w:del w:id="82" w:author="Tim Lohner" w:date="2024-12-09T16:13:00Z">
        <w:r w:rsidDel="00B93B24">
          <w:delText>AEP</w:delText>
        </w:r>
      </w:del>
      <w:ins w:id="83" w:author="Tim Lohner" w:date="2024-12-09T16:13:00Z">
        <w:r w:rsidR="00B93B24">
          <w:t>PSO</w:t>
        </w:r>
      </w:ins>
      <w:r>
        <w:t xml:space="preserve"> is also directly regulated by the CWA, with </w:t>
      </w:r>
      <w:del w:id="84" w:author="Tim Lohner" w:date="2024-12-09T16:39:00Z">
        <w:r w:rsidDel="00E11FB8">
          <w:delText xml:space="preserve">our </w:delText>
        </w:r>
      </w:del>
      <w:ins w:id="85" w:author="Tim Lohner" w:date="2024-12-09T16:39:00Z">
        <w:r w:rsidR="00E11FB8">
          <w:t>its</w:t>
        </w:r>
        <w:r w:rsidR="00E11FB8">
          <w:t xml:space="preserve"> </w:t>
        </w:r>
      </w:ins>
      <w:r>
        <w:t>own NPDES permit governing the discharge of treated water into 9 Mile Creek. The variable quality of incoming</w:t>
      </w:r>
      <w:r>
        <w:rPr>
          <w:spacing w:val="-6"/>
        </w:rPr>
        <w:t xml:space="preserve"> </w:t>
      </w:r>
      <w:r>
        <w:t>effluent</w:t>
      </w:r>
      <w:r>
        <w:rPr>
          <w:spacing w:val="-4"/>
        </w:rPr>
        <w:t xml:space="preserve"> </w:t>
      </w:r>
      <w:r>
        <w:t>from</w:t>
      </w:r>
      <w:r>
        <w:rPr>
          <w:spacing w:val="-4"/>
        </w:rPr>
        <w:t xml:space="preserve"> </w:t>
      </w:r>
      <w:r>
        <w:t>the</w:t>
      </w:r>
      <w:r>
        <w:rPr>
          <w:spacing w:val="-3"/>
        </w:rPr>
        <w:t xml:space="preserve"> </w:t>
      </w:r>
      <w:r>
        <w:t>Lawton</w:t>
      </w:r>
      <w:r>
        <w:rPr>
          <w:spacing w:val="-4"/>
        </w:rPr>
        <w:t xml:space="preserve"> </w:t>
      </w:r>
      <w:r>
        <w:t>POTW</w:t>
      </w:r>
      <w:r>
        <w:rPr>
          <w:spacing w:val="-3"/>
        </w:rPr>
        <w:t xml:space="preserve"> </w:t>
      </w:r>
      <w:r>
        <w:t>poses</w:t>
      </w:r>
      <w:r>
        <w:rPr>
          <w:spacing w:val="-4"/>
        </w:rPr>
        <w:t xml:space="preserve"> </w:t>
      </w:r>
      <w:r>
        <w:t>a</w:t>
      </w:r>
      <w:r>
        <w:rPr>
          <w:spacing w:val="-5"/>
        </w:rPr>
        <w:t xml:space="preserve"> </w:t>
      </w:r>
      <w:r>
        <w:t xml:space="preserve">compliance </w:t>
      </w:r>
      <w:del w:id="86" w:author="Tim Lohner" w:date="2024-12-09T16:39:00Z">
        <w:r w:rsidDel="00E11FB8">
          <w:delText>challenge</w:delText>
        </w:r>
        <w:r w:rsidDel="00E11FB8">
          <w:rPr>
            <w:spacing w:val="-3"/>
          </w:rPr>
          <w:delText xml:space="preserve"> </w:delText>
        </w:r>
      </w:del>
      <w:ins w:id="87" w:author="Tim Lohner" w:date="2024-12-09T16:39:00Z">
        <w:r w:rsidR="00E11FB8">
          <w:t>concern</w:t>
        </w:r>
        <w:r w:rsidR="00E11FB8">
          <w:rPr>
            <w:spacing w:val="-3"/>
          </w:rPr>
          <w:t xml:space="preserve"> </w:t>
        </w:r>
      </w:ins>
      <w:r>
        <w:t>for</w:t>
      </w:r>
      <w:r>
        <w:rPr>
          <w:spacing w:val="-4"/>
        </w:rPr>
        <w:t xml:space="preserve"> </w:t>
      </w:r>
      <w:del w:id="88" w:author="Tim Lohner" w:date="2024-12-09T16:13:00Z">
        <w:r w:rsidDel="00B93B24">
          <w:delText>AEP</w:delText>
        </w:r>
      </w:del>
      <w:ins w:id="89" w:author="Tim Lohner" w:date="2024-12-09T16:13:00Z">
        <w:r w:rsidR="00B93B24">
          <w:t>PSO</w:t>
        </w:r>
      </w:ins>
      <w:r>
        <w:t>.</w:t>
      </w:r>
      <w:r>
        <w:rPr>
          <w:spacing w:val="-4"/>
        </w:rPr>
        <w:t xml:space="preserve"> </w:t>
      </w:r>
      <w:r>
        <w:t>This</w:t>
      </w:r>
      <w:r>
        <w:rPr>
          <w:spacing w:val="-4"/>
        </w:rPr>
        <w:t xml:space="preserve"> </w:t>
      </w:r>
      <w:r>
        <w:t xml:space="preserve">problem is one of the reasons I was interested in this topic because of interconnectedness of municipal and industrial water management (American Electric Power, 2017; City of Lawton &amp; PSO, </w:t>
      </w:r>
      <w:r>
        <w:rPr>
          <w:spacing w:val="-2"/>
        </w:rPr>
        <w:t>2021).</w:t>
      </w:r>
    </w:p>
    <w:p w14:paraId="2A99BACB" w14:textId="77777777" w:rsidR="007528D5" w:rsidRDefault="007528D5">
      <w:pPr>
        <w:pStyle w:val="BodyText"/>
      </w:pPr>
    </w:p>
    <w:p w14:paraId="2A99BACC" w14:textId="77777777" w:rsidR="007528D5" w:rsidRDefault="007528D5">
      <w:pPr>
        <w:pStyle w:val="BodyText"/>
        <w:spacing w:before="183"/>
      </w:pPr>
    </w:p>
    <w:p w14:paraId="2A99BACD" w14:textId="003A6519" w:rsidR="007528D5" w:rsidRDefault="00000000">
      <w:pPr>
        <w:pStyle w:val="BodyText"/>
        <w:spacing w:line="360" w:lineRule="auto"/>
        <w:ind w:left="100" w:right="120" w:firstLine="719"/>
      </w:pPr>
      <w:r>
        <w:t>Although the Safe Drinking Water Act (SDWA) primarily focuses on potable water standards, its principles influence the operation of wastewater treatment facilities that supply reclaimed water for industrial use. The Lawton POTW must ensure its treatment processes minimize</w:t>
      </w:r>
      <w:r>
        <w:rPr>
          <w:spacing w:val="-5"/>
        </w:rPr>
        <w:t xml:space="preserve"> </w:t>
      </w:r>
      <w:r>
        <w:t>contaminants</w:t>
      </w:r>
      <w:r>
        <w:rPr>
          <w:spacing w:val="-4"/>
        </w:rPr>
        <w:t xml:space="preserve"> </w:t>
      </w:r>
      <w:r>
        <w:t>that</w:t>
      </w:r>
      <w:r>
        <w:rPr>
          <w:spacing w:val="-4"/>
        </w:rPr>
        <w:t xml:space="preserve"> </w:t>
      </w:r>
      <w:r>
        <w:t>could</w:t>
      </w:r>
      <w:r>
        <w:rPr>
          <w:spacing w:val="-4"/>
        </w:rPr>
        <w:t xml:space="preserve"> </w:t>
      </w:r>
      <w:r>
        <w:t>affect</w:t>
      </w:r>
      <w:r>
        <w:rPr>
          <w:spacing w:val="-4"/>
        </w:rPr>
        <w:t xml:space="preserve"> </w:t>
      </w:r>
      <w:r>
        <w:t>downstream</w:t>
      </w:r>
      <w:r>
        <w:rPr>
          <w:spacing w:val="-4"/>
        </w:rPr>
        <w:t xml:space="preserve"> </w:t>
      </w:r>
      <w:r>
        <w:t>users</w:t>
      </w:r>
      <w:r>
        <w:rPr>
          <w:spacing w:val="-4"/>
        </w:rPr>
        <w:t xml:space="preserve"> </w:t>
      </w:r>
      <w:r>
        <w:t>like</w:t>
      </w:r>
      <w:r>
        <w:rPr>
          <w:spacing w:val="-5"/>
        </w:rPr>
        <w:t xml:space="preserve"> </w:t>
      </w:r>
      <w:del w:id="90" w:author="Tim Lohner" w:date="2024-12-09T16:13:00Z">
        <w:r w:rsidDel="00B93B24">
          <w:delText>AEP</w:delText>
        </w:r>
      </w:del>
      <w:ins w:id="91" w:author="Tim Lohner" w:date="2024-12-09T16:13:00Z">
        <w:r w:rsidR="00B93B24">
          <w:t>PSO</w:t>
        </w:r>
      </w:ins>
      <w:r>
        <w:t>,</w:t>
      </w:r>
      <w:r>
        <w:rPr>
          <w:spacing w:val="-4"/>
        </w:rPr>
        <w:t xml:space="preserve"> </w:t>
      </w:r>
      <w:r>
        <w:t>even</w:t>
      </w:r>
      <w:r>
        <w:rPr>
          <w:spacing w:val="-2"/>
        </w:rPr>
        <w:t xml:space="preserve"> </w:t>
      </w:r>
      <w:r>
        <w:t>though</w:t>
      </w:r>
      <w:r>
        <w:rPr>
          <w:spacing w:val="-4"/>
        </w:rPr>
        <w:t xml:space="preserve"> </w:t>
      </w:r>
      <w:r>
        <w:t>the</w:t>
      </w:r>
      <w:r>
        <w:rPr>
          <w:spacing w:val="-4"/>
        </w:rPr>
        <w:t xml:space="preserve"> </w:t>
      </w:r>
      <w:r>
        <w:t>effluent</w:t>
      </w:r>
      <w:r>
        <w:rPr>
          <w:spacing w:val="-4"/>
        </w:rPr>
        <w:t xml:space="preserve"> </w:t>
      </w:r>
      <w:r>
        <w:t xml:space="preserve">is not used for human consumption. Ensuring compliance with </w:t>
      </w:r>
      <w:commentRangeStart w:id="92"/>
      <w:r>
        <w:t xml:space="preserve">SDWA-aligned guidelines </w:t>
      </w:r>
      <w:commentRangeEnd w:id="92"/>
      <w:r w:rsidR="00CE1FEA">
        <w:rPr>
          <w:rStyle w:val="CommentReference"/>
        </w:rPr>
        <w:commentReference w:id="92"/>
      </w:r>
      <w:r>
        <w:t>helps protect public and environmental health, reinforcing the importance of the POTW's upgrade project (American Electric Power, 2017).</w:t>
      </w:r>
    </w:p>
    <w:p w14:paraId="2A99BACE" w14:textId="77777777" w:rsidR="007528D5" w:rsidRDefault="007528D5">
      <w:pPr>
        <w:pStyle w:val="BodyText"/>
      </w:pPr>
    </w:p>
    <w:p w14:paraId="2A99BACF" w14:textId="77777777" w:rsidR="007528D5" w:rsidRDefault="007528D5">
      <w:pPr>
        <w:pStyle w:val="BodyText"/>
        <w:spacing w:before="182"/>
      </w:pPr>
    </w:p>
    <w:p w14:paraId="2A99BAD0" w14:textId="039217BC" w:rsidR="007528D5" w:rsidRDefault="00000000">
      <w:pPr>
        <w:pStyle w:val="BodyText"/>
        <w:spacing w:line="360" w:lineRule="auto"/>
        <w:ind w:left="100" w:right="120" w:firstLine="719"/>
      </w:pPr>
      <w:r>
        <w:t>State-level oversight by ODEQ plays a significant role in regulating the Lawton POTW. The second addendum to the water contract between the City of Lawton and PSO outlines additional effluent quality requirements, including compliance with ODEQ Title 252, Chapter 627, which governs the operation and maintenance of water reuse systems. The contract also obligates</w:t>
      </w:r>
      <w:r>
        <w:rPr>
          <w:spacing w:val="-3"/>
        </w:rPr>
        <w:t xml:space="preserve"> </w:t>
      </w:r>
      <w:r>
        <w:t>the</w:t>
      </w:r>
      <w:r>
        <w:rPr>
          <w:spacing w:val="-3"/>
        </w:rPr>
        <w:t xml:space="preserve"> </w:t>
      </w:r>
      <w:r>
        <w:t>City</w:t>
      </w:r>
      <w:r>
        <w:rPr>
          <w:spacing w:val="-7"/>
        </w:rPr>
        <w:t xml:space="preserve"> </w:t>
      </w:r>
      <w:r>
        <w:t>to</w:t>
      </w:r>
      <w:r>
        <w:rPr>
          <w:spacing w:val="-3"/>
        </w:rPr>
        <w:t xml:space="preserve"> </w:t>
      </w:r>
      <w:r>
        <w:t>notify</w:t>
      </w:r>
      <w:r>
        <w:rPr>
          <w:spacing w:val="-5"/>
        </w:rPr>
        <w:t xml:space="preserve"> </w:t>
      </w:r>
      <w:del w:id="93" w:author="Tim Lohner" w:date="2024-12-09T16:13:00Z">
        <w:r w:rsidDel="00B93B24">
          <w:delText>AEP</w:delText>
        </w:r>
      </w:del>
      <w:ins w:id="94" w:author="Tim Lohner" w:date="2024-12-09T16:13:00Z">
        <w:r w:rsidR="00B93B24">
          <w:t>PSO</w:t>
        </w:r>
      </w:ins>
      <w:r>
        <w:rPr>
          <w:spacing w:val="-3"/>
        </w:rPr>
        <w:t xml:space="preserve"> </w:t>
      </w:r>
      <w:r>
        <w:t>within</w:t>
      </w:r>
      <w:r>
        <w:rPr>
          <w:spacing w:val="-3"/>
        </w:rPr>
        <w:t xml:space="preserve"> </w:t>
      </w:r>
      <w:r>
        <w:t>72</w:t>
      </w:r>
      <w:r>
        <w:rPr>
          <w:spacing w:val="-3"/>
        </w:rPr>
        <w:t xml:space="preserve"> </w:t>
      </w:r>
      <w:r>
        <w:t>hours</w:t>
      </w:r>
      <w:r>
        <w:rPr>
          <w:spacing w:val="-3"/>
        </w:rPr>
        <w:t xml:space="preserve"> </w:t>
      </w:r>
      <w:r>
        <w:t>of</w:t>
      </w:r>
      <w:r>
        <w:rPr>
          <w:spacing w:val="-3"/>
        </w:rPr>
        <w:t xml:space="preserve"> </w:t>
      </w:r>
      <w:r>
        <w:t>any</w:t>
      </w:r>
      <w:r>
        <w:rPr>
          <w:spacing w:val="-4"/>
        </w:rPr>
        <w:t xml:space="preserve"> </w:t>
      </w:r>
      <w:r>
        <w:t>wastewater</w:t>
      </w:r>
      <w:r>
        <w:rPr>
          <w:spacing w:val="-3"/>
        </w:rPr>
        <w:t xml:space="preserve"> </w:t>
      </w:r>
      <w:r>
        <w:t>permit</w:t>
      </w:r>
      <w:r>
        <w:rPr>
          <w:spacing w:val="-1"/>
        </w:rPr>
        <w:t xml:space="preserve"> </w:t>
      </w:r>
      <w:r>
        <w:t>exceedances,</w:t>
      </w:r>
      <w:r>
        <w:rPr>
          <w:spacing w:val="-3"/>
        </w:rPr>
        <w:t xml:space="preserve"> </w:t>
      </w:r>
      <w:r>
        <w:t xml:space="preserve">ensuring transparency and allowing </w:t>
      </w:r>
      <w:del w:id="95" w:author="Tim Lohner" w:date="2024-12-09T16:13:00Z">
        <w:r w:rsidDel="00B93B24">
          <w:delText>AEP</w:delText>
        </w:r>
      </w:del>
      <w:ins w:id="96" w:author="Tim Lohner" w:date="2024-12-09T16:13:00Z">
        <w:r w:rsidR="00B93B24">
          <w:t>PSO</w:t>
        </w:r>
      </w:ins>
      <w:r>
        <w:t xml:space="preserve"> to mitigate potential risks (City of Lawton &amp; PSO, 2021).</w:t>
      </w:r>
    </w:p>
    <w:p w14:paraId="2A99BAD1" w14:textId="77777777" w:rsidR="007528D5" w:rsidRDefault="007528D5">
      <w:pPr>
        <w:pStyle w:val="BodyText"/>
      </w:pPr>
    </w:p>
    <w:p w14:paraId="2A99BAD2" w14:textId="77777777" w:rsidR="007528D5" w:rsidRDefault="007528D5">
      <w:pPr>
        <w:pStyle w:val="BodyText"/>
        <w:spacing w:before="183"/>
      </w:pPr>
    </w:p>
    <w:p w14:paraId="2A99BAD3" w14:textId="77777777" w:rsidR="007528D5" w:rsidRDefault="00000000">
      <w:pPr>
        <w:pStyle w:val="BodyText"/>
        <w:spacing w:before="1" w:line="360" w:lineRule="auto"/>
        <w:ind w:left="100" w:right="120" w:firstLine="719"/>
      </w:pPr>
      <w:r>
        <w:t>The regulatory</w:t>
      </w:r>
      <w:r>
        <w:rPr>
          <w:spacing w:val="-1"/>
        </w:rPr>
        <w:t xml:space="preserve"> </w:t>
      </w:r>
      <w:r>
        <w:t>framework requires the Lawton POTW to deliver consistent water quality that meets NPDES permit limits and contractual standards. However, historical challenges with effluent</w:t>
      </w:r>
      <w:r>
        <w:rPr>
          <w:spacing w:val="-4"/>
        </w:rPr>
        <w:t xml:space="preserve"> </w:t>
      </w:r>
      <w:r>
        <w:t>quality—including</w:t>
      </w:r>
      <w:r>
        <w:rPr>
          <w:spacing w:val="-6"/>
        </w:rPr>
        <w:t xml:space="preserve"> </w:t>
      </w:r>
      <w:r>
        <w:t>issues</w:t>
      </w:r>
      <w:r>
        <w:rPr>
          <w:spacing w:val="-4"/>
        </w:rPr>
        <w:t xml:space="preserve"> </w:t>
      </w:r>
      <w:r>
        <w:t>with</w:t>
      </w:r>
      <w:r>
        <w:rPr>
          <w:spacing w:val="-4"/>
        </w:rPr>
        <w:t xml:space="preserve"> </w:t>
      </w:r>
      <w:r>
        <w:t>total</w:t>
      </w:r>
      <w:r>
        <w:rPr>
          <w:spacing w:val="-4"/>
        </w:rPr>
        <w:t xml:space="preserve"> </w:t>
      </w:r>
      <w:r>
        <w:t>phosphorus,</w:t>
      </w:r>
      <w:r>
        <w:rPr>
          <w:spacing w:val="-4"/>
        </w:rPr>
        <w:t xml:space="preserve"> </w:t>
      </w:r>
      <w:r>
        <w:t>BOD,</w:t>
      </w:r>
      <w:r>
        <w:rPr>
          <w:spacing w:val="-4"/>
        </w:rPr>
        <w:t xml:space="preserve"> </w:t>
      </w:r>
      <w:r>
        <w:t>total</w:t>
      </w:r>
      <w:r>
        <w:rPr>
          <w:spacing w:val="-4"/>
        </w:rPr>
        <w:t xml:space="preserve"> </w:t>
      </w:r>
      <w:r>
        <w:t>suspended</w:t>
      </w:r>
      <w:r>
        <w:rPr>
          <w:spacing w:val="-4"/>
        </w:rPr>
        <w:t xml:space="preserve"> </w:t>
      </w:r>
      <w:r>
        <w:t>solids</w:t>
      </w:r>
      <w:r>
        <w:rPr>
          <w:spacing w:val="-4"/>
        </w:rPr>
        <w:t xml:space="preserve"> </w:t>
      </w:r>
      <w:r>
        <w:t>(TSS),</w:t>
      </w:r>
      <w:r>
        <w:rPr>
          <w:spacing w:val="-4"/>
        </w:rPr>
        <w:t xml:space="preserve"> </w:t>
      </w:r>
      <w:r>
        <w:t>and</w:t>
      </w:r>
    </w:p>
    <w:p w14:paraId="2A99BAD4" w14:textId="77777777" w:rsidR="007528D5" w:rsidRDefault="007528D5">
      <w:pPr>
        <w:spacing w:line="360" w:lineRule="auto"/>
        <w:sectPr w:rsidR="007528D5">
          <w:pgSz w:w="12240" w:h="15840"/>
          <w:pgMar w:top="1820" w:right="1320" w:bottom="1200" w:left="1340" w:header="0" w:footer="1004" w:gutter="0"/>
          <w:cols w:space="720"/>
        </w:sectPr>
      </w:pPr>
    </w:p>
    <w:p w14:paraId="2A99BAD5" w14:textId="16A53588" w:rsidR="007528D5" w:rsidRDefault="00000000">
      <w:pPr>
        <w:pStyle w:val="BodyText"/>
        <w:spacing w:before="74" w:line="360" w:lineRule="auto"/>
        <w:ind w:left="100" w:right="120"/>
      </w:pPr>
      <w:r>
        <w:lastRenderedPageBreak/>
        <w:t xml:space="preserve">eutrophication—underscore the need for significant infrastructure upgrades. For </w:t>
      </w:r>
      <w:del w:id="97" w:author="Tim Lohner" w:date="2024-12-09T16:13:00Z">
        <w:r w:rsidDel="00B93B24">
          <w:delText>AEP</w:delText>
        </w:r>
      </w:del>
      <w:ins w:id="98" w:author="Tim Lohner" w:date="2024-12-09T16:13:00Z">
        <w:r w:rsidR="00B93B24">
          <w:t>PSO</w:t>
        </w:r>
      </w:ins>
      <w:r>
        <w:t>, the variability</w:t>
      </w:r>
      <w:r>
        <w:rPr>
          <w:spacing w:val="-8"/>
        </w:rPr>
        <w:t xml:space="preserve"> </w:t>
      </w:r>
      <w:r>
        <w:t>in</w:t>
      </w:r>
      <w:r>
        <w:rPr>
          <w:spacing w:val="-3"/>
        </w:rPr>
        <w:t xml:space="preserve"> </w:t>
      </w:r>
      <w:r>
        <w:t>water</w:t>
      </w:r>
      <w:r>
        <w:rPr>
          <w:spacing w:val="-3"/>
        </w:rPr>
        <w:t xml:space="preserve"> </w:t>
      </w:r>
      <w:r>
        <w:t>quality</w:t>
      </w:r>
      <w:r>
        <w:rPr>
          <w:spacing w:val="-6"/>
        </w:rPr>
        <w:t xml:space="preserve"> </w:t>
      </w:r>
      <w:r>
        <w:t>not</w:t>
      </w:r>
      <w:r>
        <w:rPr>
          <w:spacing w:val="-3"/>
        </w:rPr>
        <w:t xml:space="preserve"> </w:t>
      </w:r>
      <w:r>
        <w:t>only</w:t>
      </w:r>
      <w:r>
        <w:rPr>
          <w:spacing w:val="-8"/>
        </w:rPr>
        <w:t xml:space="preserve"> </w:t>
      </w:r>
      <w:r>
        <w:t>complicates</w:t>
      </w:r>
      <w:r>
        <w:rPr>
          <w:spacing w:val="-3"/>
        </w:rPr>
        <w:t xml:space="preserve"> </w:t>
      </w:r>
      <w:r>
        <w:t>operational</w:t>
      </w:r>
      <w:r>
        <w:rPr>
          <w:spacing w:val="-3"/>
        </w:rPr>
        <w:t xml:space="preserve"> </w:t>
      </w:r>
      <w:r>
        <w:t>management</w:t>
      </w:r>
      <w:r>
        <w:rPr>
          <w:spacing w:val="-3"/>
        </w:rPr>
        <w:t xml:space="preserve"> </w:t>
      </w:r>
      <w:r>
        <w:t>but</w:t>
      </w:r>
      <w:r>
        <w:rPr>
          <w:spacing w:val="-3"/>
        </w:rPr>
        <w:t xml:space="preserve"> </w:t>
      </w:r>
      <w:r>
        <w:t>also</w:t>
      </w:r>
      <w:r>
        <w:rPr>
          <w:spacing w:val="-3"/>
        </w:rPr>
        <w:t xml:space="preserve"> </w:t>
      </w:r>
      <w:r>
        <w:t>increases</w:t>
      </w:r>
      <w:r>
        <w:rPr>
          <w:spacing w:val="-3"/>
        </w:rPr>
        <w:t xml:space="preserve"> </w:t>
      </w:r>
      <w:r>
        <w:t>the risk of non-compliance with its own NPDES permit for effluent discharge (American Electric Power, 2017).</w:t>
      </w:r>
    </w:p>
    <w:p w14:paraId="2A99BAD6" w14:textId="21214D47" w:rsidR="007528D5" w:rsidRDefault="00000000">
      <w:pPr>
        <w:pStyle w:val="BodyText"/>
        <w:spacing w:before="161" w:line="360" w:lineRule="auto"/>
        <w:ind w:left="100" w:right="120" w:firstLine="719"/>
      </w:pPr>
      <w:r>
        <w:t xml:space="preserve">The regulatory requirements governing the City of Lawton POTW and the </w:t>
      </w:r>
      <w:del w:id="99" w:author="Tim Lohner" w:date="2024-12-09T16:13:00Z">
        <w:r w:rsidDel="00B93B24">
          <w:delText>AEP</w:delText>
        </w:r>
      </w:del>
      <w:ins w:id="100" w:author="Tim Lohner" w:date="2024-12-09T16:13:00Z">
        <w:r w:rsidR="00B93B24">
          <w:t>PSO</w:t>
        </w:r>
      </w:ins>
      <w:r>
        <w:t xml:space="preserve"> Comanche Generation Facility demonstrate the complexity of maintaining compliance while balancing</w:t>
      </w:r>
      <w:r>
        <w:rPr>
          <w:spacing w:val="-6"/>
        </w:rPr>
        <w:t xml:space="preserve"> </w:t>
      </w:r>
      <w:r>
        <w:t>municipal</w:t>
      </w:r>
      <w:r>
        <w:rPr>
          <w:spacing w:val="-3"/>
        </w:rPr>
        <w:t xml:space="preserve"> </w:t>
      </w:r>
      <w:r>
        <w:t>and</w:t>
      </w:r>
      <w:r>
        <w:rPr>
          <w:spacing w:val="-1"/>
        </w:rPr>
        <w:t xml:space="preserve"> </w:t>
      </w:r>
      <w:r>
        <w:t>industrial</w:t>
      </w:r>
      <w:r>
        <w:rPr>
          <w:spacing w:val="-3"/>
        </w:rPr>
        <w:t xml:space="preserve"> </w:t>
      </w:r>
      <w:r>
        <w:t>water</w:t>
      </w:r>
      <w:r>
        <w:rPr>
          <w:spacing w:val="-5"/>
        </w:rPr>
        <w:t xml:space="preserve"> </w:t>
      </w:r>
      <w:r>
        <w:t>resource</w:t>
      </w:r>
      <w:r>
        <w:rPr>
          <w:spacing w:val="-2"/>
        </w:rPr>
        <w:t xml:space="preserve"> </w:t>
      </w:r>
      <w:r>
        <w:t>needs.</w:t>
      </w:r>
      <w:r>
        <w:rPr>
          <w:spacing w:val="-3"/>
        </w:rPr>
        <w:t xml:space="preserve"> </w:t>
      </w:r>
      <w:r>
        <w:t>The</w:t>
      </w:r>
      <w:r>
        <w:rPr>
          <w:spacing w:val="-4"/>
        </w:rPr>
        <w:t xml:space="preserve"> </w:t>
      </w:r>
      <w:r>
        <w:t>$85</w:t>
      </w:r>
      <w:r>
        <w:rPr>
          <w:spacing w:val="-3"/>
        </w:rPr>
        <w:t xml:space="preserve"> </w:t>
      </w:r>
      <w:r>
        <w:t>million</w:t>
      </w:r>
      <w:r>
        <w:rPr>
          <w:spacing w:val="-3"/>
        </w:rPr>
        <w:t xml:space="preserve"> </w:t>
      </w:r>
      <w:r>
        <w:t>upgrade</w:t>
      </w:r>
      <w:r>
        <w:rPr>
          <w:spacing w:val="-4"/>
        </w:rPr>
        <w:t xml:space="preserve"> </w:t>
      </w:r>
      <w:r>
        <w:t>project</w:t>
      </w:r>
      <w:r>
        <w:rPr>
          <w:spacing w:val="-3"/>
        </w:rPr>
        <w:t xml:space="preserve"> </w:t>
      </w:r>
      <w:r>
        <w:t>at</w:t>
      </w:r>
      <w:r>
        <w:rPr>
          <w:spacing w:val="-3"/>
        </w:rPr>
        <w:t xml:space="preserve"> </w:t>
      </w:r>
      <w:r>
        <w:t>the POTW is likely to be a critical step toward meeting these regulatory obligations, ensuring sustainable</w:t>
      </w:r>
      <w:r>
        <w:rPr>
          <w:spacing w:val="-1"/>
        </w:rPr>
        <w:t xml:space="preserve"> </w:t>
      </w:r>
      <w:r>
        <w:t>water</w:t>
      </w:r>
      <w:r>
        <w:rPr>
          <w:spacing w:val="-2"/>
        </w:rPr>
        <w:t xml:space="preserve"> </w:t>
      </w:r>
      <w:r>
        <w:t>quality, and supporting</w:t>
      </w:r>
      <w:r>
        <w:rPr>
          <w:spacing w:val="-2"/>
        </w:rPr>
        <w:t xml:space="preserve"> </w:t>
      </w:r>
      <w:r>
        <w:t>the operational demands of the</w:t>
      </w:r>
      <w:r>
        <w:rPr>
          <w:spacing w:val="-1"/>
        </w:rPr>
        <w:t xml:space="preserve"> </w:t>
      </w:r>
      <w:r>
        <w:t>Comanche</w:t>
      </w:r>
      <w:r>
        <w:rPr>
          <w:spacing w:val="-1"/>
        </w:rPr>
        <w:t xml:space="preserve"> </w:t>
      </w:r>
      <w:r>
        <w:t>Generation Facility. By</w:t>
      </w:r>
      <w:r>
        <w:rPr>
          <w:spacing w:val="-2"/>
        </w:rPr>
        <w:t xml:space="preserve"> </w:t>
      </w:r>
      <w:r>
        <w:t>addressing</w:t>
      </w:r>
      <w:r>
        <w:rPr>
          <w:spacing w:val="-2"/>
        </w:rPr>
        <w:t xml:space="preserve"> </w:t>
      </w:r>
      <w:r>
        <w:t>existing</w:t>
      </w:r>
      <w:r>
        <w:rPr>
          <w:spacing w:val="-2"/>
        </w:rPr>
        <w:t xml:space="preserve"> </w:t>
      </w:r>
      <w:r>
        <w:t>challenges, the project reinforces the importance of adhering</w:t>
      </w:r>
      <w:r>
        <w:rPr>
          <w:spacing w:val="-2"/>
        </w:rPr>
        <w:t xml:space="preserve"> </w:t>
      </w:r>
      <w:r>
        <w:t>to the CWA, SDWA</w:t>
      </w:r>
      <w:ins w:id="101" w:author="Tim Lohner" w:date="2024-12-09T16:44:00Z">
        <w:r w:rsidR="00B26572">
          <w:t>-aligned</w:t>
        </w:r>
      </w:ins>
      <w:r>
        <w:t xml:space="preserve">, and state-level </w:t>
      </w:r>
      <w:commentRangeStart w:id="102"/>
      <w:del w:id="103" w:author="Tim Lohner" w:date="2024-12-09T16:44:00Z">
        <w:r w:rsidDel="00B26572">
          <w:delText xml:space="preserve">guidelines </w:delText>
        </w:r>
      </w:del>
      <w:ins w:id="104" w:author="Tim Lohner" w:date="2024-12-09T16:44:00Z">
        <w:r w:rsidR="00B26572">
          <w:t>requirements</w:t>
        </w:r>
        <w:r w:rsidR="00B26572">
          <w:t xml:space="preserve"> </w:t>
        </w:r>
      </w:ins>
      <w:commentRangeEnd w:id="102"/>
      <w:ins w:id="105" w:author="Tim Lohner" w:date="2024-12-09T16:45:00Z">
        <w:r w:rsidR="00B26572">
          <w:rPr>
            <w:rStyle w:val="CommentReference"/>
          </w:rPr>
          <w:commentReference w:id="102"/>
        </w:r>
      </w:ins>
      <w:r>
        <w:t>in achieving long-term environmental and operational goals.</w:t>
      </w:r>
    </w:p>
    <w:p w14:paraId="2A99BAD7" w14:textId="77777777" w:rsidR="007528D5" w:rsidRDefault="007528D5">
      <w:pPr>
        <w:pStyle w:val="BodyText"/>
      </w:pPr>
    </w:p>
    <w:p w14:paraId="2A99BAD8" w14:textId="77777777" w:rsidR="007528D5" w:rsidRDefault="007528D5">
      <w:pPr>
        <w:pStyle w:val="BodyText"/>
      </w:pPr>
    </w:p>
    <w:p w14:paraId="2A99BAD9" w14:textId="77777777" w:rsidR="007528D5" w:rsidRDefault="007528D5">
      <w:pPr>
        <w:pStyle w:val="BodyText"/>
        <w:spacing w:before="252"/>
      </w:pPr>
    </w:p>
    <w:p w14:paraId="2A99BADA" w14:textId="77777777" w:rsidR="007528D5" w:rsidRDefault="00000000">
      <w:pPr>
        <w:pStyle w:val="Heading1"/>
        <w:spacing w:before="1"/>
        <w:ind w:left="0" w:right="12"/>
      </w:pPr>
      <w:r>
        <w:t xml:space="preserve">Current </w:t>
      </w:r>
      <w:r>
        <w:rPr>
          <w:spacing w:val="-2"/>
        </w:rPr>
        <w:t>Challenges</w:t>
      </w:r>
    </w:p>
    <w:p w14:paraId="2A99BADB" w14:textId="77777777" w:rsidR="007528D5" w:rsidRDefault="007528D5">
      <w:pPr>
        <w:pStyle w:val="BodyText"/>
        <w:spacing w:before="164"/>
        <w:rPr>
          <w:rFonts w:ascii="Calibri"/>
          <w:sz w:val="40"/>
        </w:rPr>
      </w:pPr>
    </w:p>
    <w:p w14:paraId="2A99BADC" w14:textId="2ED9D425" w:rsidR="007528D5" w:rsidRDefault="00000000">
      <w:pPr>
        <w:pStyle w:val="BodyText"/>
        <w:spacing w:line="360" w:lineRule="auto"/>
        <w:ind w:left="100" w:right="120" w:firstLine="719"/>
      </w:pPr>
      <w:r>
        <w:t>The City of Lawton’s Wastewater Treatment Plant (WWTP) has faced persistent challenges in achieving compliance with environmental regulations, particularly those under the Clean Water Act (CWA). These issues have resulted in multiple Notices of Violation (NOVs) from</w:t>
      </w:r>
      <w:r>
        <w:rPr>
          <w:spacing w:val="-3"/>
        </w:rPr>
        <w:t xml:space="preserve"> </w:t>
      </w:r>
      <w:r>
        <w:t>the</w:t>
      </w:r>
      <w:r>
        <w:rPr>
          <w:spacing w:val="-4"/>
        </w:rPr>
        <w:t xml:space="preserve"> </w:t>
      </w:r>
      <w:del w:id="106" w:author="Tim Lohner" w:date="2024-12-09T16:45:00Z">
        <w:r w:rsidDel="00B26572">
          <w:delText>Oklahoma</w:delText>
        </w:r>
        <w:r w:rsidDel="00B26572">
          <w:rPr>
            <w:spacing w:val="-3"/>
          </w:rPr>
          <w:delText xml:space="preserve"> </w:delText>
        </w:r>
        <w:r w:rsidDel="00B26572">
          <w:delText>Department</w:delText>
        </w:r>
        <w:r w:rsidDel="00B26572">
          <w:rPr>
            <w:spacing w:val="-3"/>
          </w:rPr>
          <w:delText xml:space="preserve"> </w:delText>
        </w:r>
        <w:r w:rsidDel="00B26572">
          <w:delText>of</w:delText>
        </w:r>
        <w:r w:rsidDel="00B26572">
          <w:rPr>
            <w:spacing w:val="-3"/>
          </w:rPr>
          <w:delText xml:space="preserve"> </w:delText>
        </w:r>
        <w:r w:rsidDel="00B26572">
          <w:delText>Environmental</w:delText>
        </w:r>
        <w:r w:rsidDel="00B26572">
          <w:rPr>
            <w:spacing w:val="-1"/>
          </w:rPr>
          <w:delText xml:space="preserve"> </w:delText>
        </w:r>
        <w:r w:rsidDel="00B26572">
          <w:delText>Quality</w:delText>
        </w:r>
        <w:r w:rsidDel="00B26572">
          <w:rPr>
            <w:spacing w:val="-8"/>
          </w:rPr>
          <w:delText xml:space="preserve"> </w:delText>
        </w:r>
        <w:r w:rsidDel="00B26572">
          <w:delText>(</w:delText>
        </w:r>
      </w:del>
      <w:r>
        <w:t>ODEQ</w:t>
      </w:r>
      <w:del w:id="107" w:author="Tim Lohner" w:date="2024-12-09T16:45:00Z">
        <w:r w:rsidDel="00B26572">
          <w:delText>)</w:delText>
        </w:r>
      </w:del>
      <w:r>
        <w:rPr>
          <w:spacing w:val="-2"/>
        </w:rPr>
        <w:t xml:space="preserve"> </w:t>
      </w:r>
      <w:r>
        <w:t>and</w:t>
      </w:r>
      <w:r>
        <w:rPr>
          <w:spacing w:val="-3"/>
        </w:rPr>
        <w:t xml:space="preserve"> </w:t>
      </w:r>
      <w:r>
        <w:t>highlight</w:t>
      </w:r>
      <w:del w:id="108" w:author="Tim Lohner" w:date="2024-12-09T16:45:00Z">
        <w:r w:rsidDel="00B26572">
          <w:delText>ed</w:delText>
        </w:r>
      </w:del>
      <w:r>
        <w:rPr>
          <w:spacing w:val="-3"/>
        </w:rPr>
        <w:t xml:space="preserve"> </w:t>
      </w:r>
      <w:r>
        <w:t>the</w:t>
      </w:r>
      <w:r>
        <w:rPr>
          <w:spacing w:val="-4"/>
        </w:rPr>
        <w:t xml:space="preserve"> </w:t>
      </w:r>
      <w:r>
        <w:t>necessity for significant upgrades to the facility. The following sections outline the specific challenges encountered by the WWTP.</w:t>
      </w:r>
    </w:p>
    <w:p w14:paraId="2A99BADD" w14:textId="77777777" w:rsidR="007528D5" w:rsidRDefault="007528D5">
      <w:pPr>
        <w:pStyle w:val="BodyText"/>
      </w:pPr>
    </w:p>
    <w:p w14:paraId="2A99BADE" w14:textId="77777777" w:rsidR="007528D5" w:rsidRDefault="007528D5">
      <w:pPr>
        <w:pStyle w:val="BodyText"/>
        <w:spacing w:before="181"/>
      </w:pPr>
    </w:p>
    <w:p w14:paraId="2A99BADF" w14:textId="77777777" w:rsidR="007528D5" w:rsidRDefault="00000000">
      <w:pPr>
        <w:pStyle w:val="ListParagraph"/>
        <w:numPr>
          <w:ilvl w:val="0"/>
          <w:numId w:val="3"/>
        </w:numPr>
        <w:tabs>
          <w:tab w:val="left" w:pos="819"/>
        </w:tabs>
        <w:ind w:left="819" w:hanging="359"/>
        <w:rPr>
          <w:sz w:val="24"/>
        </w:rPr>
      </w:pPr>
      <w:r>
        <w:rPr>
          <w:sz w:val="24"/>
        </w:rPr>
        <w:t>Effluent Quality</w:t>
      </w:r>
      <w:r>
        <w:rPr>
          <w:spacing w:val="-4"/>
          <w:sz w:val="24"/>
        </w:rPr>
        <w:t xml:space="preserve"> </w:t>
      </w:r>
      <w:r>
        <w:rPr>
          <w:sz w:val="24"/>
        </w:rPr>
        <w:t>and Regulatory</w:t>
      </w:r>
      <w:r>
        <w:rPr>
          <w:spacing w:val="-4"/>
          <w:sz w:val="24"/>
        </w:rPr>
        <w:t xml:space="preserve"> </w:t>
      </w:r>
      <w:r>
        <w:rPr>
          <w:spacing w:val="-2"/>
          <w:sz w:val="24"/>
        </w:rPr>
        <w:t>Compliance</w:t>
      </w:r>
    </w:p>
    <w:p w14:paraId="2A99BAE0" w14:textId="77777777" w:rsidR="007528D5" w:rsidRDefault="007528D5">
      <w:pPr>
        <w:pStyle w:val="BodyText"/>
        <w:spacing w:before="24"/>
      </w:pPr>
    </w:p>
    <w:p w14:paraId="2A99BAE1" w14:textId="77777777" w:rsidR="007528D5" w:rsidRDefault="00000000">
      <w:pPr>
        <w:pStyle w:val="BodyText"/>
        <w:spacing w:line="360" w:lineRule="auto"/>
        <w:ind w:left="100" w:right="120" w:firstLine="719"/>
      </w:pPr>
      <w:r>
        <w:t>One of the primary</w:t>
      </w:r>
      <w:r>
        <w:rPr>
          <w:spacing w:val="-3"/>
        </w:rPr>
        <w:t xml:space="preserve"> </w:t>
      </w:r>
      <w:r>
        <w:t>challenges has been meeting</w:t>
      </w:r>
      <w:r>
        <w:rPr>
          <w:spacing w:val="-1"/>
        </w:rPr>
        <w:t xml:space="preserve"> </w:t>
      </w:r>
      <w:r>
        <w:t>the effluent discharge limits specified in the</w:t>
      </w:r>
      <w:r>
        <w:rPr>
          <w:spacing w:val="-4"/>
        </w:rPr>
        <w:t xml:space="preserve"> </w:t>
      </w:r>
      <w:commentRangeStart w:id="109"/>
      <w:r>
        <w:t>National</w:t>
      </w:r>
      <w:r>
        <w:rPr>
          <w:spacing w:val="-4"/>
        </w:rPr>
        <w:t xml:space="preserve"> </w:t>
      </w:r>
      <w:r>
        <w:t>Pollutant</w:t>
      </w:r>
      <w:r>
        <w:rPr>
          <w:spacing w:val="-4"/>
        </w:rPr>
        <w:t xml:space="preserve"> </w:t>
      </w:r>
      <w:r>
        <w:t>Discharge</w:t>
      </w:r>
      <w:r>
        <w:rPr>
          <w:spacing w:val="-5"/>
        </w:rPr>
        <w:t xml:space="preserve"> </w:t>
      </w:r>
      <w:r>
        <w:t>Elimination</w:t>
      </w:r>
      <w:r>
        <w:rPr>
          <w:spacing w:val="-4"/>
        </w:rPr>
        <w:t xml:space="preserve"> </w:t>
      </w:r>
      <w:r>
        <w:t>System</w:t>
      </w:r>
      <w:r>
        <w:rPr>
          <w:spacing w:val="-4"/>
        </w:rPr>
        <w:t xml:space="preserve"> </w:t>
      </w:r>
      <w:r>
        <w:t>(NPDES)</w:t>
      </w:r>
      <w:r>
        <w:rPr>
          <w:spacing w:val="-4"/>
        </w:rPr>
        <w:t xml:space="preserve"> </w:t>
      </w:r>
      <w:r>
        <w:t>permit</w:t>
      </w:r>
      <w:commentRangeEnd w:id="109"/>
      <w:r w:rsidR="00B26572">
        <w:rPr>
          <w:rStyle w:val="CommentReference"/>
        </w:rPr>
        <w:commentReference w:id="109"/>
      </w:r>
      <w:r>
        <w:t>.</w:t>
      </w:r>
      <w:r>
        <w:rPr>
          <w:spacing w:val="-4"/>
        </w:rPr>
        <w:t xml:space="preserve"> </w:t>
      </w:r>
      <w:r>
        <w:t>The</w:t>
      </w:r>
      <w:r>
        <w:rPr>
          <w:spacing w:val="-4"/>
        </w:rPr>
        <w:t xml:space="preserve"> </w:t>
      </w:r>
      <w:r>
        <w:t>facility</w:t>
      </w:r>
      <w:r>
        <w:rPr>
          <w:spacing w:val="-4"/>
        </w:rPr>
        <w:t xml:space="preserve"> </w:t>
      </w:r>
      <w:r>
        <w:t>has</w:t>
      </w:r>
      <w:r>
        <w:rPr>
          <w:spacing w:val="-4"/>
        </w:rPr>
        <w:t xml:space="preserve"> </w:t>
      </w:r>
      <w:r>
        <w:t>struggled with elevated levels of ammonia and biological oxygen demand (BOD) in its discharges, which have exceeded allowable thresholds (The Lawton Constitution, 2024).</w:t>
      </w:r>
    </w:p>
    <w:p w14:paraId="2A99BAE2" w14:textId="77777777" w:rsidR="007528D5" w:rsidRDefault="007528D5">
      <w:pPr>
        <w:spacing w:line="360" w:lineRule="auto"/>
        <w:sectPr w:rsidR="007528D5">
          <w:pgSz w:w="12240" w:h="15840"/>
          <w:pgMar w:top="1360" w:right="1320" w:bottom="1200" w:left="1340" w:header="0" w:footer="1004" w:gutter="0"/>
          <w:cols w:space="720"/>
        </w:sectPr>
      </w:pPr>
    </w:p>
    <w:p w14:paraId="2A99BAE3" w14:textId="77777777" w:rsidR="007528D5" w:rsidRDefault="00000000">
      <w:pPr>
        <w:pStyle w:val="BodyText"/>
        <w:spacing w:before="74" w:line="360" w:lineRule="auto"/>
        <w:ind w:left="100" w:right="163" w:firstLine="719"/>
      </w:pPr>
      <w:r>
        <w:lastRenderedPageBreak/>
        <w:t>For</w:t>
      </w:r>
      <w:r>
        <w:rPr>
          <w:spacing w:val="-3"/>
        </w:rPr>
        <w:t xml:space="preserve"> </w:t>
      </w:r>
      <w:proofErr w:type="gramStart"/>
      <w:r>
        <w:t>example</w:t>
      </w:r>
      <w:proofErr w:type="gramEnd"/>
      <w:r>
        <w:rPr>
          <w:spacing w:val="-3"/>
        </w:rPr>
        <w:t xml:space="preserve"> </w:t>
      </w:r>
      <w:r>
        <w:t>in</w:t>
      </w:r>
      <w:r>
        <w:rPr>
          <w:spacing w:val="-3"/>
        </w:rPr>
        <w:t xml:space="preserve"> </w:t>
      </w:r>
      <w:r>
        <w:t>July</w:t>
      </w:r>
      <w:r>
        <w:rPr>
          <w:spacing w:val="-10"/>
        </w:rPr>
        <w:t xml:space="preserve"> </w:t>
      </w:r>
      <w:r>
        <w:t>2024,</w:t>
      </w:r>
      <w:r>
        <w:rPr>
          <w:spacing w:val="-3"/>
        </w:rPr>
        <w:t xml:space="preserve"> </w:t>
      </w:r>
      <w:r>
        <w:t>the</w:t>
      </w:r>
      <w:r>
        <w:rPr>
          <w:spacing w:val="-3"/>
        </w:rPr>
        <w:t xml:space="preserve"> </w:t>
      </w:r>
      <w:r>
        <w:t>ODEQ</w:t>
      </w:r>
      <w:r>
        <w:rPr>
          <w:spacing w:val="-3"/>
        </w:rPr>
        <w:t xml:space="preserve"> </w:t>
      </w:r>
      <w:r>
        <w:t>cited</w:t>
      </w:r>
      <w:r>
        <w:rPr>
          <w:spacing w:val="-3"/>
        </w:rPr>
        <w:t xml:space="preserve"> </w:t>
      </w:r>
      <w:r>
        <w:t>the</w:t>
      </w:r>
      <w:r>
        <w:rPr>
          <w:spacing w:val="-3"/>
        </w:rPr>
        <w:t xml:space="preserve"> </w:t>
      </w:r>
      <w:r>
        <w:t>WWTP</w:t>
      </w:r>
      <w:r>
        <w:rPr>
          <w:spacing w:val="-3"/>
        </w:rPr>
        <w:t xml:space="preserve"> </w:t>
      </w:r>
      <w:r>
        <w:t>for</w:t>
      </w:r>
      <w:r>
        <w:rPr>
          <w:spacing w:val="-4"/>
        </w:rPr>
        <w:t xml:space="preserve"> </w:t>
      </w:r>
      <w:r>
        <w:t>high</w:t>
      </w:r>
      <w:r>
        <w:rPr>
          <w:spacing w:val="-3"/>
        </w:rPr>
        <w:t xml:space="preserve"> </w:t>
      </w:r>
      <w:r>
        <w:t>ammonia</w:t>
      </w:r>
      <w:r>
        <w:rPr>
          <w:spacing w:val="-3"/>
        </w:rPr>
        <w:t xml:space="preserve"> </w:t>
      </w:r>
      <w:r>
        <w:t>concentrations in</w:t>
      </w:r>
      <w:r>
        <w:rPr>
          <w:spacing w:val="-2"/>
        </w:rPr>
        <w:t xml:space="preserve"> </w:t>
      </w:r>
      <w:r>
        <w:t>its</w:t>
      </w:r>
      <w:r>
        <w:rPr>
          <w:spacing w:val="-2"/>
        </w:rPr>
        <w:t xml:space="preserve"> </w:t>
      </w:r>
      <w:r>
        <w:t>wastewater</w:t>
      </w:r>
      <w:r>
        <w:rPr>
          <w:spacing w:val="-3"/>
        </w:rPr>
        <w:t xml:space="preserve"> </w:t>
      </w:r>
      <w:r>
        <w:t>effluent.</w:t>
      </w:r>
      <w:r>
        <w:rPr>
          <w:spacing w:val="-2"/>
        </w:rPr>
        <w:t xml:space="preserve"> </w:t>
      </w:r>
      <w:r>
        <w:t>Ammonia</w:t>
      </w:r>
      <w:r>
        <w:rPr>
          <w:spacing w:val="-2"/>
        </w:rPr>
        <w:t xml:space="preserve"> </w:t>
      </w:r>
      <w:r>
        <w:t>is</w:t>
      </w:r>
      <w:r>
        <w:rPr>
          <w:spacing w:val="-2"/>
        </w:rPr>
        <w:t xml:space="preserve"> </w:t>
      </w:r>
      <w:r>
        <w:t>a</w:t>
      </w:r>
      <w:r>
        <w:rPr>
          <w:spacing w:val="-2"/>
        </w:rPr>
        <w:t xml:space="preserve"> </w:t>
      </w:r>
      <w:r>
        <w:t>significant</w:t>
      </w:r>
      <w:r>
        <w:rPr>
          <w:spacing w:val="-2"/>
        </w:rPr>
        <w:t xml:space="preserve"> </w:t>
      </w:r>
      <w:r>
        <w:t>pollutant</w:t>
      </w:r>
      <w:r>
        <w:rPr>
          <w:spacing w:val="-2"/>
        </w:rPr>
        <w:t xml:space="preserve"> </w:t>
      </w:r>
      <w:r>
        <w:t>that</w:t>
      </w:r>
      <w:r>
        <w:rPr>
          <w:spacing w:val="-2"/>
        </w:rPr>
        <w:t xml:space="preserve"> </w:t>
      </w:r>
      <w:r>
        <w:t>can</w:t>
      </w:r>
      <w:r>
        <w:rPr>
          <w:spacing w:val="-2"/>
        </w:rPr>
        <w:t xml:space="preserve"> </w:t>
      </w:r>
      <w:r>
        <w:t>harm</w:t>
      </w:r>
      <w:r>
        <w:rPr>
          <w:spacing w:val="-2"/>
        </w:rPr>
        <w:t xml:space="preserve"> </w:t>
      </w:r>
      <w:r>
        <w:t>aquatic</w:t>
      </w:r>
      <w:r>
        <w:rPr>
          <w:spacing w:val="-2"/>
        </w:rPr>
        <w:t xml:space="preserve"> </w:t>
      </w:r>
      <w:r>
        <w:t xml:space="preserve">ecosystems, particularly in warm weather when </w:t>
      </w:r>
      <w:commentRangeStart w:id="110"/>
      <w:r>
        <w:t>oxygen levels</w:t>
      </w:r>
      <w:commentRangeEnd w:id="110"/>
      <w:r w:rsidR="00054C99">
        <w:rPr>
          <w:rStyle w:val="CommentReference"/>
        </w:rPr>
        <w:commentReference w:id="110"/>
      </w:r>
      <w:r>
        <w:t xml:space="preserve"> in water are naturally lower (Southwest Ledger, 2024).</w:t>
      </w:r>
    </w:p>
    <w:p w14:paraId="2A99BAE4" w14:textId="2A6CEBFD" w:rsidR="007528D5" w:rsidRDefault="00000000">
      <w:pPr>
        <w:pStyle w:val="BodyText"/>
        <w:spacing w:before="161" w:line="360" w:lineRule="auto"/>
        <w:ind w:left="100" w:right="189" w:firstLine="719"/>
      </w:pPr>
      <w:r>
        <w:t>Historical</w:t>
      </w:r>
      <w:r>
        <w:rPr>
          <w:spacing w:val="-4"/>
        </w:rPr>
        <w:t xml:space="preserve"> </w:t>
      </w:r>
      <w:r>
        <w:t>data</w:t>
      </w:r>
      <w:r>
        <w:rPr>
          <w:spacing w:val="-4"/>
        </w:rPr>
        <w:t xml:space="preserve"> </w:t>
      </w:r>
      <w:r>
        <w:t>have</w:t>
      </w:r>
      <w:r>
        <w:rPr>
          <w:spacing w:val="-4"/>
        </w:rPr>
        <w:t xml:space="preserve"> </w:t>
      </w:r>
      <w:r>
        <w:t>shown</w:t>
      </w:r>
      <w:r>
        <w:rPr>
          <w:spacing w:val="-4"/>
        </w:rPr>
        <w:t xml:space="preserve"> </w:t>
      </w:r>
      <w:r>
        <w:t>episodic</w:t>
      </w:r>
      <w:r>
        <w:rPr>
          <w:spacing w:val="-4"/>
        </w:rPr>
        <w:t xml:space="preserve"> </w:t>
      </w:r>
      <w:r>
        <w:t>violations</w:t>
      </w:r>
      <w:r>
        <w:rPr>
          <w:spacing w:val="-4"/>
        </w:rPr>
        <w:t xml:space="preserve"> </w:t>
      </w:r>
      <w:r>
        <w:t>of</w:t>
      </w:r>
      <w:r>
        <w:rPr>
          <w:spacing w:val="-2"/>
        </w:rPr>
        <w:t xml:space="preserve"> </w:t>
      </w:r>
      <w:r>
        <w:t>total</w:t>
      </w:r>
      <w:r>
        <w:rPr>
          <w:spacing w:val="-4"/>
        </w:rPr>
        <w:t xml:space="preserve"> </w:t>
      </w:r>
      <w:r>
        <w:t>suspended</w:t>
      </w:r>
      <w:r>
        <w:rPr>
          <w:spacing w:val="-4"/>
        </w:rPr>
        <w:t xml:space="preserve"> </w:t>
      </w:r>
      <w:r>
        <w:t>solids</w:t>
      </w:r>
      <w:r>
        <w:rPr>
          <w:spacing w:val="-4"/>
        </w:rPr>
        <w:t xml:space="preserve"> </w:t>
      </w:r>
      <w:r>
        <w:t>(TSS)</w:t>
      </w:r>
      <w:r>
        <w:rPr>
          <w:spacing w:val="-4"/>
        </w:rPr>
        <w:t xml:space="preserve"> </w:t>
      </w:r>
      <w:r>
        <w:t>and</w:t>
      </w:r>
      <w:r>
        <w:rPr>
          <w:spacing w:val="-4"/>
        </w:rPr>
        <w:t xml:space="preserve"> </w:t>
      </w:r>
      <w:r>
        <w:t>total phosphorus limits, further</w:t>
      </w:r>
      <w:r>
        <w:rPr>
          <w:spacing w:val="-1"/>
        </w:rPr>
        <w:t xml:space="preserve"> </w:t>
      </w:r>
      <w:r>
        <w:t>contributing</w:t>
      </w:r>
      <w:r>
        <w:rPr>
          <w:spacing w:val="-1"/>
        </w:rPr>
        <w:t xml:space="preserve"> </w:t>
      </w:r>
      <w:r>
        <w:t>to water</w:t>
      </w:r>
      <w:r>
        <w:rPr>
          <w:spacing w:val="-1"/>
        </w:rPr>
        <w:t xml:space="preserve"> </w:t>
      </w:r>
      <w:r>
        <w:t>quality</w:t>
      </w:r>
      <w:r>
        <w:rPr>
          <w:spacing w:val="-4"/>
        </w:rPr>
        <w:t xml:space="preserve"> </w:t>
      </w:r>
      <w:r>
        <w:t xml:space="preserve">issues downstream. These exceedances have not only resulted in regulatory penalties but have also undermined trust among stakeholders, including industrial users such as </w:t>
      </w:r>
      <w:del w:id="111" w:author="Tim Lohner" w:date="2024-12-09T16:13:00Z">
        <w:r w:rsidDel="00B93B24">
          <w:delText>AEP</w:delText>
        </w:r>
      </w:del>
      <w:ins w:id="112" w:author="Tim Lohner" w:date="2024-12-09T16:13:00Z">
        <w:r w:rsidR="00B93B24">
          <w:t>PSO</w:t>
        </w:r>
      </w:ins>
      <w:r>
        <w:t>’s Comanche Generation Facility.</w:t>
      </w:r>
    </w:p>
    <w:p w14:paraId="2A99BAE5" w14:textId="77777777" w:rsidR="007528D5" w:rsidRDefault="007528D5">
      <w:pPr>
        <w:pStyle w:val="BodyText"/>
      </w:pPr>
    </w:p>
    <w:p w14:paraId="2A99BAE6" w14:textId="77777777" w:rsidR="007528D5" w:rsidRDefault="007528D5">
      <w:pPr>
        <w:pStyle w:val="BodyText"/>
        <w:spacing w:before="181"/>
      </w:pPr>
    </w:p>
    <w:p w14:paraId="2A99BAE7" w14:textId="77777777" w:rsidR="007528D5" w:rsidRDefault="00000000">
      <w:pPr>
        <w:pStyle w:val="ListParagraph"/>
        <w:numPr>
          <w:ilvl w:val="0"/>
          <w:numId w:val="3"/>
        </w:numPr>
        <w:tabs>
          <w:tab w:val="left" w:pos="819"/>
        </w:tabs>
        <w:ind w:left="819" w:hanging="359"/>
        <w:rPr>
          <w:sz w:val="24"/>
        </w:rPr>
      </w:pPr>
      <w:r>
        <w:rPr>
          <w:sz w:val="24"/>
        </w:rPr>
        <w:t>Environmental</w:t>
      </w:r>
      <w:r>
        <w:rPr>
          <w:spacing w:val="-2"/>
          <w:sz w:val="24"/>
        </w:rPr>
        <w:t xml:space="preserve"> </w:t>
      </w:r>
      <w:r>
        <w:rPr>
          <w:sz w:val="24"/>
        </w:rPr>
        <w:t>Impact:</w:t>
      </w:r>
      <w:r>
        <w:rPr>
          <w:spacing w:val="-2"/>
          <w:sz w:val="24"/>
        </w:rPr>
        <w:t xml:space="preserve"> </w:t>
      </w:r>
      <w:r>
        <w:rPr>
          <w:sz w:val="24"/>
        </w:rPr>
        <w:t>Fish</w:t>
      </w:r>
      <w:r>
        <w:rPr>
          <w:spacing w:val="-2"/>
          <w:sz w:val="24"/>
        </w:rPr>
        <w:t xml:space="preserve"> </w:t>
      </w:r>
      <w:r>
        <w:rPr>
          <w:sz w:val="24"/>
        </w:rPr>
        <w:t>Kills</w:t>
      </w:r>
      <w:r>
        <w:rPr>
          <w:spacing w:val="-2"/>
          <w:sz w:val="24"/>
        </w:rPr>
        <w:t xml:space="preserve"> </w:t>
      </w:r>
      <w:r>
        <w:rPr>
          <w:sz w:val="24"/>
        </w:rPr>
        <w:t>and</w:t>
      </w:r>
      <w:r>
        <w:rPr>
          <w:spacing w:val="-2"/>
          <w:sz w:val="24"/>
        </w:rPr>
        <w:t xml:space="preserve"> </w:t>
      </w:r>
      <w:r>
        <w:rPr>
          <w:sz w:val="24"/>
        </w:rPr>
        <w:t>Ecosystem</w:t>
      </w:r>
      <w:r>
        <w:rPr>
          <w:spacing w:val="1"/>
          <w:sz w:val="24"/>
        </w:rPr>
        <w:t xml:space="preserve"> </w:t>
      </w:r>
      <w:r>
        <w:rPr>
          <w:spacing w:val="-2"/>
          <w:sz w:val="24"/>
        </w:rPr>
        <w:t>Distress</w:t>
      </w:r>
    </w:p>
    <w:p w14:paraId="2A99BAE8" w14:textId="77777777" w:rsidR="007528D5" w:rsidRDefault="007528D5">
      <w:pPr>
        <w:pStyle w:val="BodyText"/>
      </w:pPr>
    </w:p>
    <w:p w14:paraId="2A99BAE9" w14:textId="77777777" w:rsidR="007528D5" w:rsidRDefault="007528D5">
      <w:pPr>
        <w:pStyle w:val="BodyText"/>
      </w:pPr>
    </w:p>
    <w:p w14:paraId="2A99BAEA" w14:textId="77777777" w:rsidR="007528D5" w:rsidRDefault="007528D5">
      <w:pPr>
        <w:pStyle w:val="BodyText"/>
        <w:spacing w:before="46"/>
      </w:pPr>
    </w:p>
    <w:p w14:paraId="2A99BAEB" w14:textId="77777777" w:rsidR="007528D5" w:rsidRDefault="00000000">
      <w:pPr>
        <w:pStyle w:val="BodyText"/>
        <w:spacing w:line="360" w:lineRule="auto"/>
        <w:ind w:left="100" w:right="163" w:firstLine="719"/>
      </w:pPr>
      <w:r>
        <w:t>The environmental consequences of the WWTP’s operational challenges have been notable.</w:t>
      </w:r>
      <w:r>
        <w:rPr>
          <w:spacing w:val="-1"/>
        </w:rPr>
        <w:t xml:space="preserve"> </w:t>
      </w:r>
      <w:r>
        <w:t>In</w:t>
      </w:r>
      <w:r>
        <w:rPr>
          <w:spacing w:val="-3"/>
        </w:rPr>
        <w:t xml:space="preserve"> </w:t>
      </w:r>
      <w:r>
        <w:t>August</w:t>
      </w:r>
      <w:r>
        <w:rPr>
          <w:spacing w:val="-3"/>
        </w:rPr>
        <w:t xml:space="preserve"> </w:t>
      </w:r>
      <w:r>
        <w:t>2024,</w:t>
      </w:r>
      <w:r>
        <w:rPr>
          <w:spacing w:val="-1"/>
        </w:rPr>
        <w:t xml:space="preserve"> </w:t>
      </w:r>
      <w:r>
        <w:t>during</w:t>
      </w:r>
      <w:r>
        <w:rPr>
          <w:spacing w:val="-6"/>
        </w:rPr>
        <w:t xml:space="preserve"> </w:t>
      </w:r>
      <w:r>
        <w:t>ongoing</w:t>
      </w:r>
      <w:r>
        <w:rPr>
          <w:spacing w:val="-6"/>
        </w:rPr>
        <w:t xml:space="preserve"> </w:t>
      </w:r>
      <w:r>
        <w:t>upgrade</w:t>
      </w:r>
      <w:r>
        <w:rPr>
          <w:spacing w:val="-2"/>
        </w:rPr>
        <w:t xml:space="preserve"> </w:t>
      </w:r>
      <w:r>
        <w:t>efforts,</w:t>
      </w:r>
      <w:r>
        <w:rPr>
          <w:spacing w:val="-3"/>
        </w:rPr>
        <w:t xml:space="preserve"> </w:t>
      </w:r>
      <w:r>
        <w:t>a</w:t>
      </w:r>
      <w:r>
        <w:rPr>
          <w:spacing w:val="-2"/>
        </w:rPr>
        <w:t xml:space="preserve"> </w:t>
      </w:r>
      <w:r>
        <w:t>fish</w:t>
      </w:r>
      <w:r>
        <w:rPr>
          <w:spacing w:val="-3"/>
        </w:rPr>
        <w:t xml:space="preserve"> </w:t>
      </w:r>
      <w:r>
        <w:t>kill</w:t>
      </w:r>
      <w:r>
        <w:rPr>
          <w:spacing w:val="-3"/>
        </w:rPr>
        <w:t xml:space="preserve"> </w:t>
      </w:r>
      <w:r>
        <w:t>was</w:t>
      </w:r>
      <w:r>
        <w:rPr>
          <w:spacing w:val="-3"/>
        </w:rPr>
        <w:t xml:space="preserve"> </w:t>
      </w:r>
      <w:r>
        <w:t>reported</w:t>
      </w:r>
      <w:r>
        <w:rPr>
          <w:spacing w:val="-3"/>
        </w:rPr>
        <w:t xml:space="preserve"> </w:t>
      </w:r>
      <w:r>
        <w:t>downstream</w:t>
      </w:r>
      <w:r>
        <w:rPr>
          <w:spacing w:val="-3"/>
        </w:rPr>
        <w:t xml:space="preserve"> </w:t>
      </w:r>
      <w:r>
        <w:t>of the facility in a local creek (KOSU, 2024). Fish kills are often indicative of acute water quality issues, such as spikes in pollutant concentrations or oxygen depletion caused by excessive organic matter or chemical imbalances.</w:t>
      </w:r>
    </w:p>
    <w:p w14:paraId="2A99BAEC" w14:textId="77777777" w:rsidR="007528D5" w:rsidRDefault="007528D5">
      <w:pPr>
        <w:pStyle w:val="BodyText"/>
      </w:pPr>
    </w:p>
    <w:p w14:paraId="2A99BAED" w14:textId="77777777" w:rsidR="007528D5" w:rsidRDefault="007528D5">
      <w:pPr>
        <w:pStyle w:val="BodyText"/>
        <w:spacing w:before="181"/>
      </w:pPr>
    </w:p>
    <w:p w14:paraId="2A99BAEE" w14:textId="77777777" w:rsidR="007528D5" w:rsidRDefault="00000000">
      <w:pPr>
        <w:pStyle w:val="BodyText"/>
        <w:spacing w:before="1" w:line="360" w:lineRule="auto"/>
        <w:ind w:left="100" w:right="120" w:firstLine="719"/>
      </w:pPr>
      <w:r>
        <w:t>Such incidents highlight the broader ecological risks associated with the plant’s performance.</w:t>
      </w:r>
      <w:r>
        <w:rPr>
          <w:spacing w:val="-2"/>
        </w:rPr>
        <w:t xml:space="preserve"> </w:t>
      </w:r>
      <w:r>
        <w:t>Local</w:t>
      </w:r>
      <w:r>
        <w:rPr>
          <w:spacing w:val="-4"/>
        </w:rPr>
        <w:t xml:space="preserve"> </w:t>
      </w:r>
      <w:r>
        <w:t>waterways</w:t>
      </w:r>
      <w:r>
        <w:rPr>
          <w:spacing w:val="-4"/>
        </w:rPr>
        <w:t xml:space="preserve"> </w:t>
      </w:r>
      <w:r>
        <w:t>serve</w:t>
      </w:r>
      <w:r>
        <w:rPr>
          <w:spacing w:val="-5"/>
        </w:rPr>
        <w:t xml:space="preserve"> </w:t>
      </w:r>
      <w:r>
        <w:t>as</w:t>
      </w:r>
      <w:r>
        <w:rPr>
          <w:spacing w:val="-4"/>
        </w:rPr>
        <w:t xml:space="preserve"> </w:t>
      </w:r>
      <w:r>
        <w:t>vital</w:t>
      </w:r>
      <w:r>
        <w:rPr>
          <w:spacing w:val="-4"/>
        </w:rPr>
        <w:t xml:space="preserve"> </w:t>
      </w:r>
      <w:r>
        <w:t>habitats</w:t>
      </w:r>
      <w:r>
        <w:rPr>
          <w:spacing w:val="-4"/>
        </w:rPr>
        <w:t xml:space="preserve"> </w:t>
      </w:r>
      <w:r>
        <w:t>for</w:t>
      </w:r>
      <w:r>
        <w:rPr>
          <w:spacing w:val="-5"/>
        </w:rPr>
        <w:t xml:space="preserve"> </w:t>
      </w:r>
      <w:r>
        <w:t>aquatic</w:t>
      </w:r>
      <w:r>
        <w:rPr>
          <w:spacing w:val="-5"/>
        </w:rPr>
        <w:t xml:space="preserve"> </w:t>
      </w:r>
      <w:r>
        <w:t>species,</w:t>
      </w:r>
      <w:r>
        <w:rPr>
          <w:spacing w:val="-3"/>
        </w:rPr>
        <w:t xml:space="preserve"> </w:t>
      </w:r>
      <w:r>
        <w:t>and</w:t>
      </w:r>
      <w:r>
        <w:rPr>
          <w:spacing w:val="-4"/>
        </w:rPr>
        <w:t xml:space="preserve"> </w:t>
      </w:r>
      <w:r>
        <w:t>contamination</w:t>
      </w:r>
      <w:r>
        <w:rPr>
          <w:spacing w:val="-4"/>
        </w:rPr>
        <w:t xml:space="preserve"> </w:t>
      </w:r>
      <w:r>
        <w:t>can disrupt these ecosystems, leading to long-term ecological damage.</w:t>
      </w:r>
    </w:p>
    <w:p w14:paraId="2A99BAEF" w14:textId="77777777" w:rsidR="007528D5" w:rsidRDefault="007528D5">
      <w:pPr>
        <w:pStyle w:val="BodyText"/>
      </w:pPr>
    </w:p>
    <w:p w14:paraId="2A99BAF0" w14:textId="77777777" w:rsidR="007528D5" w:rsidRDefault="007528D5">
      <w:pPr>
        <w:pStyle w:val="BodyText"/>
        <w:spacing w:before="181"/>
      </w:pPr>
    </w:p>
    <w:p w14:paraId="2A99BAF1" w14:textId="77777777" w:rsidR="007528D5" w:rsidRDefault="00000000">
      <w:pPr>
        <w:pStyle w:val="ListParagraph"/>
        <w:numPr>
          <w:ilvl w:val="0"/>
          <w:numId w:val="3"/>
        </w:numPr>
        <w:tabs>
          <w:tab w:val="left" w:pos="819"/>
        </w:tabs>
        <w:ind w:left="819" w:hanging="359"/>
        <w:rPr>
          <w:sz w:val="24"/>
        </w:rPr>
      </w:pPr>
      <w:r>
        <w:rPr>
          <w:sz w:val="24"/>
        </w:rPr>
        <w:t>Aging</w:t>
      </w:r>
      <w:r>
        <w:rPr>
          <w:spacing w:val="-3"/>
          <w:sz w:val="24"/>
        </w:rPr>
        <w:t xml:space="preserve"> </w:t>
      </w:r>
      <w:r>
        <w:rPr>
          <w:sz w:val="24"/>
        </w:rPr>
        <w:t>Infrastructure</w:t>
      </w:r>
      <w:r>
        <w:rPr>
          <w:spacing w:val="-1"/>
          <w:sz w:val="24"/>
        </w:rPr>
        <w:t xml:space="preserve"> </w:t>
      </w:r>
      <w:r>
        <w:rPr>
          <w:sz w:val="24"/>
        </w:rPr>
        <w:t>and</w:t>
      </w:r>
      <w:r>
        <w:rPr>
          <w:spacing w:val="1"/>
          <w:sz w:val="24"/>
        </w:rPr>
        <w:t xml:space="preserve"> </w:t>
      </w:r>
      <w:r>
        <w:rPr>
          <w:sz w:val="24"/>
        </w:rPr>
        <w:t>Capacity</w:t>
      </w:r>
      <w:r>
        <w:rPr>
          <w:spacing w:val="-2"/>
          <w:sz w:val="24"/>
        </w:rPr>
        <w:t xml:space="preserve"> Issues</w:t>
      </w:r>
    </w:p>
    <w:p w14:paraId="2A99BAF2" w14:textId="77777777" w:rsidR="007528D5" w:rsidRDefault="007528D5">
      <w:pPr>
        <w:pStyle w:val="BodyText"/>
      </w:pPr>
    </w:p>
    <w:p w14:paraId="2A99BAF3" w14:textId="77777777" w:rsidR="007528D5" w:rsidRDefault="007528D5">
      <w:pPr>
        <w:pStyle w:val="BodyText"/>
      </w:pPr>
    </w:p>
    <w:p w14:paraId="2A99BAF4" w14:textId="77777777" w:rsidR="007528D5" w:rsidRDefault="007528D5">
      <w:pPr>
        <w:pStyle w:val="BodyText"/>
        <w:spacing w:before="44"/>
      </w:pPr>
    </w:p>
    <w:p w14:paraId="2A99BAF5" w14:textId="77777777" w:rsidR="007528D5" w:rsidRDefault="00000000">
      <w:pPr>
        <w:pStyle w:val="BodyText"/>
        <w:spacing w:line="360" w:lineRule="auto"/>
        <w:ind w:left="100" w:right="120" w:firstLine="719"/>
      </w:pPr>
      <w:r>
        <w:t>The</w:t>
      </w:r>
      <w:r>
        <w:rPr>
          <w:spacing w:val="-5"/>
        </w:rPr>
        <w:t xml:space="preserve"> </w:t>
      </w:r>
      <w:r>
        <w:t>WWTP’s</w:t>
      </w:r>
      <w:r>
        <w:rPr>
          <w:spacing w:val="-5"/>
        </w:rPr>
        <w:t xml:space="preserve"> </w:t>
      </w:r>
      <w:r>
        <w:t>infrastructure,</w:t>
      </w:r>
      <w:r>
        <w:rPr>
          <w:spacing w:val="-4"/>
        </w:rPr>
        <w:t xml:space="preserve"> </w:t>
      </w:r>
      <w:r>
        <w:t>much</w:t>
      </w:r>
      <w:r>
        <w:rPr>
          <w:spacing w:val="-4"/>
        </w:rPr>
        <w:t xml:space="preserve"> </w:t>
      </w:r>
      <w:r>
        <w:t>of</w:t>
      </w:r>
      <w:r>
        <w:rPr>
          <w:spacing w:val="-5"/>
        </w:rPr>
        <w:t xml:space="preserve"> </w:t>
      </w:r>
      <w:r>
        <w:t>which</w:t>
      </w:r>
      <w:r>
        <w:rPr>
          <w:spacing w:val="-4"/>
        </w:rPr>
        <w:t xml:space="preserve"> </w:t>
      </w:r>
      <w:r>
        <w:t>predates</w:t>
      </w:r>
      <w:r>
        <w:rPr>
          <w:spacing w:val="-5"/>
        </w:rPr>
        <w:t xml:space="preserve"> </w:t>
      </w:r>
      <w:r>
        <w:t>modern</w:t>
      </w:r>
      <w:r>
        <w:rPr>
          <w:spacing w:val="-4"/>
        </w:rPr>
        <w:t xml:space="preserve"> </w:t>
      </w:r>
      <w:r>
        <w:t>regulatory</w:t>
      </w:r>
      <w:r>
        <w:rPr>
          <w:spacing w:val="-8"/>
        </w:rPr>
        <w:t xml:space="preserve"> </w:t>
      </w:r>
      <w:r>
        <w:t>standards,</w:t>
      </w:r>
      <w:r>
        <w:rPr>
          <w:spacing w:val="-4"/>
        </w:rPr>
        <w:t xml:space="preserve"> </w:t>
      </w:r>
      <w:r>
        <w:t>has been identified as a key factor contributing to its challenges. Aging equipment and outdated</w:t>
      </w:r>
    </w:p>
    <w:p w14:paraId="2A99BAF6" w14:textId="77777777" w:rsidR="007528D5" w:rsidRDefault="00000000">
      <w:pPr>
        <w:pStyle w:val="BodyText"/>
        <w:spacing w:line="360" w:lineRule="auto"/>
        <w:ind w:left="100" w:right="90"/>
      </w:pPr>
      <w:r>
        <w:t>treatment</w:t>
      </w:r>
      <w:r>
        <w:rPr>
          <w:spacing w:val="-3"/>
        </w:rPr>
        <w:t xml:space="preserve"> </w:t>
      </w:r>
      <w:r>
        <w:t>processes</w:t>
      </w:r>
      <w:r>
        <w:rPr>
          <w:spacing w:val="-4"/>
        </w:rPr>
        <w:t xml:space="preserve"> </w:t>
      </w:r>
      <w:r>
        <w:t>have</w:t>
      </w:r>
      <w:r>
        <w:rPr>
          <w:spacing w:val="-2"/>
        </w:rPr>
        <w:t xml:space="preserve"> </w:t>
      </w:r>
      <w:r>
        <w:t>limited</w:t>
      </w:r>
      <w:r>
        <w:rPr>
          <w:spacing w:val="-3"/>
        </w:rPr>
        <w:t xml:space="preserve"> </w:t>
      </w:r>
      <w:r>
        <w:t>the</w:t>
      </w:r>
      <w:r>
        <w:rPr>
          <w:spacing w:val="-4"/>
        </w:rPr>
        <w:t xml:space="preserve"> </w:t>
      </w:r>
      <w:r>
        <w:t>plant’s</w:t>
      </w:r>
      <w:r>
        <w:rPr>
          <w:spacing w:val="-4"/>
        </w:rPr>
        <w:t xml:space="preserve"> </w:t>
      </w:r>
      <w:r>
        <w:t>ability</w:t>
      </w:r>
      <w:r>
        <w:rPr>
          <w:spacing w:val="-4"/>
        </w:rPr>
        <w:t xml:space="preserve"> </w:t>
      </w:r>
      <w:r>
        <w:t>to</w:t>
      </w:r>
      <w:r>
        <w:rPr>
          <w:spacing w:val="-3"/>
        </w:rPr>
        <w:t xml:space="preserve"> </w:t>
      </w:r>
      <w:r>
        <w:t>handle</w:t>
      </w:r>
      <w:r>
        <w:rPr>
          <w:spacing w:val="-4"/>
        </w:rPr>
        <w:t xml:space="preserve"> </w:t>
      </w:r>
      <w:r>
        <w:t>variations</w:t>
      </w:r>
      <w:r>
        <w:rPr>
          <w:spacing w:val="-3"/>
        </w:rPr>
        <w:t xml:space="preserve"> </w:t>
      </w:r>
      <w:r>
        <w:t>in</w:t>
      </w:r>
      <w:r>
        <w:rPr>
          <w:spacing w:val="-3"/>
        </w:rPr>
        <w:t xml:space="preserve"> </w:t>
      </w:r>
      <w:r>
        <w:t>influent</w:t>
      </w:r>
      <w:r>
        <w:rPr>
          <w:spacing w:val="-3"/>
        </w:rPr>
        <w:t xml:space="preserve"> </w:t>
      </w:r>
      <w:r>
        <w:t>quality</w:t>
      </w:r>
      <w:r>
        <w:rPr>
          <w:spacing w:val="-8"/>
        </w:rPr>
        <w:t xml:space="preserve"> </w:t>
      </w:r>
      <w:r>
        <w:t>and flow rates effectively. This has been particularly problematic during:</w:t>
      </w:r>
    </w:p>
    <w:p w14:paraId="2A99BAF7" w14:textId="77777777" w:rsidR="007528D5" w:rsidRDefault="007528D5">
      <w:pPr>
        <w:spacing w:line="360" w:lineRule="auto"/>
        <w:sectPr w:rsidR="007528D5">
          <w:pgSz w:w="12240" w:h="15840"/>
          <w:pgMar w:top="1360" w:right="1320" w:bottom="1200" w:left="1340" w:header="0" w:footer="1004" w:gutter="0"/>
          <w:cols w:space="720"/>
        </w:sectPr>
      </w:pPr>
    </w:p>
    <w:p w14:paraId="2A99BAF8" w14:textId="77777777" w:rsidR="007528D5" w:rsidRDefault="007528D5">
      <w:pPr>
        <w:pStyle w:val="BodyText"/>
      </w:pPr>
    </w:p>
    <w:p w14:paraId="2A99BAF9" w14:textId="77777777" w:rsidR="007528D5" w:rsidRDefault="007528D5">
      <w:pPr>
        <w:pStyle w:val="BodyText"/>
        <w:spacing w:before="209"/>
      </w:pPr>
    </w:p>
    <w:p w14:paraId="2A99BAFA" w14:textId="77777777" w:rsidR="007528D5" w:rsidRDefault="00000000">
      <w:pPr>
        <w:pStyle w:val="BodyText"/>
        <w:spacing w:before="1" w:line="360" w:lineRule="auto"/>
        <w:ind w:left="100" w:right="120" w:firstLine="719"/>
      </w:pPr>
      <w:r>
        <w:t>Seasonal fluctuations in wastewater composition, which can overwhelm the plant’s treatment capacity. Storm events, which increase inflow and infiltration, further straining the system and leading to bypasses or partially treated discharges. The outdated infrastructure has also</w:t>
      </w:r>
      <w:r>
        <w:rPr>
          <w:spacing w:val="-4"/>
        </w:rPr>
        <w:t xml:space="preserve"> </w:t>
      </w:r>
      <w:r>
        <w:t>made</w:t>
      </w:r>
      <w:r>
        <w:rPr>
          <w:spacing w:val="-5"/>
        </w:rPr>
        <w:t xml:space="preserve"> </w:t>
      </w:r>
      <w:r>
        <w:t>routine</w:t>
      </w:r>
      <w:r>
        <w:rPr>
          <w:spacing w:val="-4"/>
        </w:rPr>
        <w:t xml:space="preserve"> </w:t>
      </w:r>
      <w:r>
        <w:t>maintenance</w:t>
      </w:r>
      <w:r>
        <w:rPr>
          <w:spacing w:val="-5"/>
        </w:rPr>
        <w:t xml:space="preserve"> </w:t>
      </w:r>
      <w:r>
        <w:t>more</w:t>
      </w:r>
      <w:r>
        <w:rPr>
          <w:spacing w:val="-5"/>
        </w:rPr>
        <w:t xml:space="preserve"> </w:t>
      </w:r>
      <w:r>
        <w:t>challenging,</w:t>
      </w:r>
      <w:r>
        <w:rPr>
          <w:spacing w:val="-2"/>
        </w:rPr>
        <w:t xml:space="preserve"> </w:t>
      </w:r>
      <w:r>
        <w:t>resulting</w:t>
      </w:r>
      <w:r>
        <w:rPr>
          <w:spacing w:val="-6"/>
        </w:rPr>
        <w:t xml:space="preserve"> </w:t>
      </w:r>
      <w:r>
        <w:t>in</w:t>
      </w:r>
      <w:r>
        <w:rPr>
          <w:spacing w:val="-4"/>
        </w:rPr>
        <w:t xml:space="preserve"> </w:t>
      </w:r>
      <w:r>
        <w:t>occasional</w:t>
      </w:r>
      <w:r>
        <w:rPr>
          <w:spacing w:val="-4"/>
        </w:rPr>
        <w:t xml:space="preserve"> </w:t>
      </w:r>
      <w:r>
        <w:t>equipment</w:t>
      </w:r>
      <w:r>
        <w:rPr>
          <w:spacing w:val="-4"/>
        </w:rPr>
        <w:t xml:space="preserve"> </w:t>
      </w:r>
      <w:r>
        <w:t>failures</w:t>
      </w:r>
      <w:r>
        <w:rPr>
          <w:spacing w:val="-4"/>
        </w:rPr>
        <w:t xml:space="preserve"> </w:t>
      </w:r>
      <w:r>
        <w:t>and reduced treatment efficiency.</w:t>
      </w:r>
    </w:p>
    <w:p w14:paraId="2A99BAFB" w14:textId="77777777" w:rsidR="007528D5" w:rsidRDefault="007528D5">
      <w:pPr>
        <w:pStyle w:val="BodyText"/>
      </w:pPr>
    </w:p>
    <w:p w14:paraId="2A99BAFC" w14:textId="77777777" w:rsidR="007528D5" w:rsidRDefault="007528D5">
      <w:pPr>
        <w:pStyle w:val="BodyText"/>
        <w:spacing w:before="184"/>
      </w:pPr>
    </w:p>
    <w:p w14:paraId="2A99BAFD" w14:textId="77777777" w:rsidR="007528D5" w:rsidRDefault="00000000">
      <w:pPr>
        <w:pStyle w:val="ListParagraph"/>
        <w:numPr>
          <w:ilvl w:val="0"/>
          <w:numId w:val="3"/>
        </w:numPr>
        <w:tabs>
          <w:tab w:val="left" w:pos="819"/>
        </w:tabs>
        <w:ind w:left="819" w:hanging="359"/>
        <w:rPr>
          <w:sz w:val="24"/>
        </w:rPr>
      </w:pPr>
      <w:r>
        <w:rPr>
          <w:sz w:val="24"/>
        </w:rPr>
        <w:t>Industrial</w:t>
      </w:r>
      <w:r>
        <w:rPr>
          <w:spacing w:val="-1"/>
          <w:sz w:val="24"/>
        </w:rPr>
        <w:t xml:space="preserve"> </w:t>
      </w:r>
      <w:r>
        <w:rPr>
          <w:sz w:val="24"/>
        </w:rPr>
        <w:t>and</w:t>
      </w:r>
      <w:r>
        <w:rPr>
          <w:spacing w:val="-2"/>
          <w:sz w:val="24"/>
        </w:rPr>
        <w:t xml:space="preserve"> </w:t>
      </w:r>
      <w:r>
        <w:rPr>
          <w:sz w:val="24"/>
        </w:rPr>
        <w:t>Community</w:t>
      </w:r>
      <w:r>
        <w:rPr>
          <w:spacing w:val="-3"/>
          <w:sz w:val="24"/>
        </w:rPr>
        <w:t xml:space="preserve"> </w:t>
      </w:r>
      <w:r>
        <w:rPr>
          <w:spacing w:val="-2"/>
          <w:sz w:val="24"/>
        </w:rPr>
        <w:t>Impact</w:t>
      </w:r>
    </w:p>
    <w:p w14:paraId="2A99BAFE" w14:textId="77777777" w:rsidR="007528D5" w:rsidRDefault="007528D5">
      <w:pPr>
        <w:pStyle w:val="BodyText"/>
      </w:pPr>
    </w:p>
    <w:p w14:paraId="2A99BAFF" w14:textId="77777777" w:rsidR="007528D5" w:rsidRDefault="007528D5">
      <w:pPr>
        <w:pStyle w:val="BodyText"/>
      </w:pPr>
    </w:p>
    <w:p w14:paraId="2A99BB00" w14:textId="77777777" w:rsidR="007528D5" w:rsidRDefault="007528D5">
      <w:pPr>
        <w:pStyle w:val="BodyText"/>
        <w:spacing w:before="43"/>
      </w:pPr>
    </w:p>
    <w:p w14:paraId="2A99BB01" w14:textId="2FA62346" w:rsidR="007528D5" w:rsidRDefault="00000000">
      <w:pPr>
        <w:pStyle w:val="BodyText"/>
        <w:spacing w:line="360" w:lineRule="auto"/>
        <w:ind w:left="100" w:right="90" w:firstLine="719"/>
      </w:pPr>
      <w:r>
        <w:t>The</w:t>
      </w:r>
      <w:r>
        <w:rPr>
          <w:spacing w:val="-5"/>
        </w:rPr>
        <w:t xml:space="preserve"> </w:t>
      </w:r>
      <w:r>
        <w:t>WWTP’s</w:t>
      </w:r>
      <w:r>
        <w:rPr>
          <w:spacing w:val="-4"/>
        </w:rPr>
        <w:t xml:space="preserve"> </w:t>
      </w:r>
      <w:r>
        <w:t>operational</w:t>
      </w:r>
      <w:r>
        <w:rPr>
          <w:spacing w:val="-4"/>
        </w:rPr>
        <w:t xml:space="preserve"> </w:t>
      </w:r>
      <w:r>
        <w:t>issues</w:t>
      </w:r>
      <w:r>
        <w:rPr>
          <w:spacing w:val="-4"/>
        </w:rPr>
        <w:t xml:space="preserve"> </w:t>
      </w:r>
      <w:r>
        <w:t>have</w:t>
      </w:r>
      <w:r>
        <w:rPr>
          <w:spacing w:val="-4"/>
        </w:rPr>
        <w:t xml:space="preserve"> </w:t>
      </w:r>
      <w:r>
        <w:t>also</w:t>
      </w:r>
      <w:r>
        <w:rPr>
          <w:spacing w:val="-4"/>
        </w:rPr>
        <w:t xml:space="preserve"> </w:t>
      </w:r>
      <w:r>
        <w:t>affected</w:t>
      </w:r>
      <w:r>
        <w:rPr>
          <w:spacing w:val="-4"/>
        </w:rPr>
        <w:t xml:space="preserve"> </w:t>
      </w:r>
      <w:r>
        <w:t>its</w:t>
      </w:r>
      <w:r>
        <w:rPr>
          <w:spacing w:val="-4"/>
        </w:rPr>
        <w:t xml:space="preserve"> </w:t>
      </w:r>
      <w:r>
        <w:t>relationship</w:t>
      </w:r>
      <w:r>
        <w:rPr>
          <w:spacing w:val="-4"/>
        </w:rPr>
        <w:t xml:space="preserve"> </w:t>
      </w:r>
      <w:r>
        <w:t>with</w:t>
      </w:r>
      <w:r>
        <w:rPr>
          <w:spacing w:val="-4"/>
        </w:rPr>
        <w:t xml:space="preserve"> </w:t>
      </w:r>
      <w:r>
        <w:t>industrial</w:t>
      </w:r>
      <w:r>
        <w:rPr>
          <w:spacing w:val="-4"/>
        </w:rPr>
        <w:t xml:space="preserve"> </w:t>
      </w:r>
      <w:r>
        <w:t xml:space="preserve">users and the community. For example, </w:t>
      </w:r>
      <w:del w:id="113" w:author="Tim Lohner" w:date="2024-12-09T16:13:00Z">
        <w:r w:rsidDel="00B93B24">
          <w:delText>AEP</w:delText>
        </w:r>
      </w:del>
      <w:ins w:id="114" w:author="Tim Lohner" w:date="2024-12-09T16:13:00Z">
        <w:r w:rsidR="00B93B24">
          <w:t>PSO</w:t>
        </w:r>
      </w:ins>
      <w:r>
        <w:t xml:space="preserve">’s Comanche Generation Facility, which relies on reclaimed water from the WWTP for its cooling processes, has reported variability in </w:t>
      </w:r>
      <w:proofErr w:type="gramStart"/>
      <w:r>
        <w:t>water</w:t>
      </w:r>
      <w:proofErr w:type="gramEnd"/>
    </w:p>
    <w:p w14:paraId="2A99BB02" w14:textId="181A7ADC" w:rsidR="007528D5" w:rsidRDefault="00000000">
      <w:pPr>
        <w:pStyle w:val="BodyText"/>
        <w:spacing w:line="360" w:lineRule="auto"/>
        <w:ind w:left="100" w:right="120"/>
      </w:pPr>
      <w:r>
        <w:t>quality.</w:t>
      </w:r>
      <w:r>
        <w:rPr>
          <w:spacing w:val="-3"/>
        </w:rPr>
        <w:t xml:space="preserve"> </w:t>
      </w:r>
      <w:r>
        <w:t>This</w:t>
      </w:r>
      <w:r>
        <w:rPr>
          <w:spacing w:val="-4"/>
        </w:rPr>
        <w:t xml:space="preserve"> </w:t>
      </w:r>
      <w:r>
        <w:t>variability</w:t>
      </w:r>
      <w:r>
        <w:rPr>
          <w:spacing w:val="-7"/>
        </w:rPr>
        <w:t xml:space="preserve"> </w:t>
      </w:r>
      <w:r>
        <w:t>complicates</w:t>
      </w:r>
      <w:r>
        <w:rPr>
          <w:spacing w:val="-4"/>
        </w:rPr>
        <w:t xml:space="preserve"> </w:t>
      </w:r>
      <w:del w:id="115" w:author="Tim Lohner" w:date="2024-12-09T16:13:00Z">
        <w:r w:rsidDel="00B93B24">
          <w:delText>AEP</w:delText>
        </w:r>
      </w:del>
      <w:ins w:id="116" w:author="Tim Lohner" w:date="2024-12-09T16:13:00Z">
        <w:r w:rsidR="00B93B24">
          <w:t>PSO</w:t>
        </w:r>
      </w:ins>
      <w:r>
        <w:t>’s</w:t>
      </w:r>
      <w:r>
        <w:rPr>
          <w:spacing w:val="-4"/>
        </w:rPr>
        <w:t xml:space="preserve"> </w:t>
      </w:r>
      <w:r>
        <w:t>operations</w:t>
      </w:r>
      <w:r>
        <w:rPr>
          <w:spacing w:val="-4"/>
        </w:rPr>
        <w:t xml:space="preserve"> </w:t>
      </w:r>
      <w:r>
        <w:t>and</w:t>
      </w:r>
      <w:r>
        <w:rPr>
          <w:spacing w:val="-3"/>
        </w:rPr>
        <w:t xml:space="preserve"> </w:t>
      </w:r>
      <w:r>
        <w:t>poses</w:t>
      </w:r>
      <w:r>
        <w:rPr>
          <w:spacing w:val="-4"/>
        </w:rPr>
        <w:t xml:space="preserve"> </w:t>
      </w:r>
      <w:r>
        <w:t>risks</w:t>
      </w:r>
      <w:r>
        <w:rPr>
          <w:spacing w:val="-4"/>
        </w:rPr>
        <w:t xml:space="preserve"> </w:t>
      </w:r>
      <w:r>
        <w:t>to</w:t>
      </w:r>
      <w:r>
        <w:rPr>
          <w:spacing w:val="-3"/>
        </w:rPr>
        <w:t xml:space="preserve"> </w:t>
      </w:r>
      <w:r>
        <w:t>its</w:t>
      </w:r>
      <w:r>
        <w:rPr>
          <w:spacing w:val="-4"/>
        </w:rPr>
        <w:t xml:space="preserve"> </w:t>
      </w:r>
      <w:r>
        <w:t>compliance</w:t>
      </w:r>
      <w:r>
        <w:rPr>
          <w:spacing w:val="-4"/>
        </w:rPr>
        <w:t xml:space="preserve"> </w:t>
      </w:r>
      <w:r>
        <w:t>with</w:t>
      </w:r>
      <w:r>
        <w:rPr>
          <w:spacing w:val="-3"/>
        </w:rPr>
        <w:t xml:space="preserve"> </w:t>
      </w:r>
      <w:r>
        <w:t>its own NPDES permit (</w:t>
      </w:r>
      <w:del w:id="117" w:author="Tim Lohner" w:date="2024-12-09T16:13:00Z">
        <w:r w:rsidDel="00B93B24">
          <w:delText>AEP</w:delText>
        </w:r>
      </w:del>
      <w:ins w:id="118" w:author="Tim Lohner" w:date="2024-12-09T16:13:00Z">
        <w:r w:rsidR="00B93B24">
          <w:t>PSO</w:t>
        </w:r>
      </w:ins>
      <w:r>
        <w:t>, 2017).</w:t>
      </w:r>
    </w:p>
    <w:p w14:paraId="2A99BB03" w14:textId="59CD52A5" w:rsidR="007528D5" w:rsidRDefault="00000000">
      <w:pPr>
        <w:pStyle w:val="BodyText"/>
        <w:spacing w:before="161" w:line="360" w:lineRule="auto"/>
        <w:ind w:left="100" w:right="195" w:firstLine="719"/>
      </w:pPr>
      <w:r>
        <w:t>Republic Paperboard, a major industrial customer of the WWTP, has noted occasional odors</w:t>
      </w:r>
      <w:r>
        <w:rPr>
          <w:spacing w:val="-3"/>
        </w:rPr>
        <w:t xml:space="preserve"> </w:t>
      </w:r>
      <w:r>
        <w:t>and</w:t>
      </w:r>
      <w:r>
        <w:rPr>
          <w:spacing w:val="-3"/>
        </w:rPr>
        <w:t xml:space="preserve"> </w:t>
      </w:r>
      <w:r>
        <w:t>water</w:t>
      </w:r>
      <w:r>
        <w:rPr>
          <w:spacing w:val="-3"/>
        </w:rPr>
        <w:t xml:space="preserve"> </w:t>
      </w:r>
      <w:r>
        <w:t>quality</w:t>
      </w:r>
      <w:r>
        <w:rPr>
          <w:spacing w:val="-6"/>
        </w:rPr>
        <w:t xml:space="preserve"> </w:t>
      </w:r>
      <w:r>
        <w:t>concerns</w:t>
      </w:r>
      <w:r>
        <w:rPr>
          <w:spacing w:val="-3"/>
        </w:rPr>
        <w:t xml:space="preserve"> </w:t>
      </w:r>
      <w:r>
        <w:t>linked</w:t>
      </w:r>
      <w:r>
        <w:rPr>
          <w:spacing w:val="-3"/>
        </w:rPr>
        <w:t xml:space="preserve"> </w:t>
      </w:r>
      <w:r>
        <w:t>to</w:t>
      </w:r>
      <w:r>
        <w:rPr>
          <w:spacing w:val="-3"/>
        </w:rPr>
        <w:t xml:space="preserve"> </w:t>
      </w:r>
      <w:r>
        <w:t>the</w:t>
      </w:r>
      <w:r>
        <w:rPr>
          <w:spacing w:val="-3"/>
        </w:rPr>
        <w:t xml:space="preserve"> </w:t>
      </w:r>
      <w:r>
        <w:t>plant.</w:t>
      </w:r>
      <w:r>
        <w:rPr>
          <w:spacing w:val="-1"/>
        </w:rPr>
        <w:t xml:space="preserve"> </w:t>
      </w:r>
      <w:r>
        <w:t>In</w:t>
      </w:r>
      <w:r>
        <w:rPr>
          <w:spacing w:val="-3"/>
        </w:rPr>
        <w:t xml:space="preserve"> </w:t>
      </w:r>
      <w:r>
        <w:t>response,</w:t>
      </w:r>
      <w:r>
        <w:rPr>
          <w:spacing w:val="-3"/>
        </w:rPr>
        <w:t xml:space="preserve"> </w:t>
      </w:r>
      <w:r>
        <w:t>the</w:t>
      </w:r>
      <w:r>
        <w:rPr>
          <w:spacing w:val="-2"/>
        </w:rPr>
        <w:t xml:space="preserve"> </w:t>
      </w:r>
      <w:r>
        <w:t>company</w:t>
      </w:r>
      <w:r>
        <w:rPr>
          <w:spacing w:val="-8"/>
        </w:rPr>
        <w:t xml:space="preserve"> </w:t>
      </w:r>
      <w:r>
        <w:t>has</w:t>
      </w:r>
      <w:r>
        <w:rPr>
          <w:spacing w:val="-3"/>
        </w:rPr>
        <w:t xml:space="preserve"> </w:t>
      </w:r>
      <w:r>
        <w:t>committed</w:t>
      </w:r>
      <w:r>
        <w:rPr>
          <w:spacing w:val="-3"/>
        </w:rPr>
        <w:t xml:space="preserve"> </w:t>
      </w:r>
      <w:r>
        <w:t>to a</w:t>
      </w:r>
      <w:r>
        <w:rPr>
          <w:spacing w:val="-1"/>
        </w:rPr>
        <w:t xml:space="preserve"> </w:t>
      </w:r>
      <w:r>
        <w:t>$15 million upgrade</w:t>
      </w:r>
      <w:r>
        <w:rPr>
          <w:spacing w:val="-1"/>
        </w:rPr>
        <w:t xml:space="preserve"> </w:t>
      </w:r>
      <w:r>
        <w:t>of its own wastewater systems (Voith, 2021)</w:t>
      </w:r>
      <w:r>
        <w:rPr>
          <w:spacing w:val="-1"/>
        </w:rPr>
        <w:t xml:space="preserve"> </w:t>
      </w:r>
      <w:r>
        <w:t xml:space="preserve">and </w:t>
      </w:r>
      <w:commentRangeStart w:id="119"/>
      <w:r>
        <w:t>has agreed to reimburse the city for associated costs (KSWO, 2023</w:t>
      </w:r>
      <w:commentRangeEnd w:id="119"/>
      <w:r w:rsidR="004D4667">
        <w:rPr>
          <w:rStyle w:val="CommentReference"/>
        </w:rPr>
        <w:commentReference w:id="119"/>
      </w:r>
      <w:ins w:id="120" w:author="Tim Lohner" w:date="2024-12-09T16:51:00Z">
        <w:r w:rsidR="00E8780E">
          <w:t>Re</w:t>
        </w:r>
      </w:ins>
      <w:r>
        <w:t>). Community concerns about odor and water pollution have further strained public perceptions of the WWTP, emphasizing the need for transparent and effective remediation efforts.</w:t>
      </w:r>
    </w:p>
    <w:p w14:paraId="2A99BB04" w14:textId="77777777" w:rsidR="007528D5" w:rsidRDefault="007528D5">
      <w:pPr>
        <w:pStyle w:val="BodyText"/>
      </w:pPr>
    </w:p>
    <w:p w14:paraId="2A99BB05" w14:textId="77777777" w:rsidR="007528D5" w:rsidRDefault="007528D5">
      <w:pPr>
        <w:pStyle w:val="BodyText"/>
        <w:spacing w:before="183"/>
      </w:pPr>
    </w:p>
    <w:p w14:paraId="2A99BB06" w14:textId="77777777" w:rsidR="007528D5" w:rsidRDefault="00000000">
      <w:pPr>
        <w:pStyle w:val="ListParagraph"/>
        <w:numPr>
          <w:ilvl w:val="0"/>
          <w:numId w:val="3"/>
        </w:numPr>
        <w:tabs>
          <w:tab w:val="left" w:pos="819"/>
        </w:tabs>
        <w:ind w:left="819" w:hanging="359"/>
        <w:rPr>
          <w:sz w:val="24"/>
        </w:rPr>
      </w:pPr>
      <w:r>
        <w:rPr>
          <w:sz w:val="24"/>
        </w:rPr>
        <w:t>Financial</w:t>
      </w:r>
      <w:r>
        <w:rPr>
          <w:spacing w:val="-3"/>
          <w:sz w:val="24"/>
        </w:rPr>
        <w:t xml:space="preserve"> </w:t>
      </w:r>
      <w:r>
        <w:rPr>
          <w:sz w:val="24"/>
        </w:rPr>
        <w:t>Constraints</w:t>
      </w:r>
      <w:r>
        <w:rPr>
          <w:spacing w:val="-2"/>
          <w:sz w:val="24"/>
        </w:rPr>
        <w:t xml:space="preserve"> </w:t>
      </w:r>
      <w:r>
        <w:rPr>
          <w:sz w:val="24"/>
        </w:rPr>
        <w:t>and Funding</w:t>
      </w:r>
      <w:r>
        <w:rPr>
          <w:spacing w:val="-2"/>
          <w:sz w:val="24"/>
        </w:rPr>
        <w:t xml:space="preserve"> </w:t>
      </w:r>
      <w:r>
        <w:rPr>
          <w:spacing w:val="-4"/>
          <w:sz w:val="24"/>
        </w:rPr>
        <w:t>Needs</w:t>
      </w:r>
    </w:p>
    <w:p w14:paraId="2A99BB07" w14:textId="77777777" w:rsidR="007528D5" w:rsidRDefault="007528D5">
      <w:pPr>
        <w:pStyle w:val="BodyText"/>
      </w:pPr>
    </w:p>
    <w:p w14:paraId="2A99BB08" w14:textId="77777777" w:rsidR="007528D5" w:rsidRDefault="007528D5">
      <w:pPr>
        <w:pStyle w:val="BodyText"/>
      </w:pPr>
    </w:p>
    <w:p w14:paraId="2A99BB09" w14:textId="77777777" w:rsidR="007528D5" w:rsidRDefault="007528D5">
      <w:pPr>
        <w:pStyle w:val="BodyText"/>
        <w:spacing w:before="43"/>
      </w:pPr>
    </w:p>
    <w:p w14:paraId="2A99BB0A" w14:textId="77777777" w:rsidR="007528D5" w:rsidRDefault="00000000">
      <w:pPr>
        <w:pStyle w:val="BodyText"/>
        <w:spacing w:line="360" w:lineRule="auto"/>
        <w:ind w:left="100" w:right="120" w:firstLine="719"/>
      </w:pPr>
      <w:r>
        <w:t>Upgrading</w:t>
      </w:r>
      <w:r>
        <w:rPr>
          <w:spacing w:val="-7"/>
        </w:rPr>
        <w:t xml:space="preserve"> </w:t>
      </w:r>
      <w:r>
        <w:t>the</w:t>
      </w:r>
      <w:r>
        <w:rPr>
          <w:spacing w:val="-4"/>
        </w:rPr>
        <w:t xml:space="preserve"> </w:t>
      </w:r>
      <w:r>
        <w:t>WWTP</w:t>
      </w:r>
      <w:r>
        <w:rPr>
          <w:spacing w:val="-4"/>
        </w:rPr>
        <w:t xml:space="preserve"> </w:t>
      </w:r>
      <w:r>
        <w:t>to</w:t>
      </w:r>
      <w:r>
        <w:rPr>
          <w:spacing w:val="-6"/>
        </w:rPr>
        <w:t xml:space="preserve"> </w:t>
      </w:r>
      <w:r>
        <w:t>modern</w:t>
      </w:r>
      <w:r>
        <w:rPr>
          <w:spacing w:val="-4"/>
        </w:rPr>
        <w:t xml:space="preserve"> </w:t>
      </w:r>
      <w:r>
        <w:t>standards</w:t>
      </w:r>
      <w:r>
        <w:rPr>
          <w:spacing w:val="-3"/>
        </w:rPr>
        <w:t xml:space="preserve"> </w:t>
      </w:r>
      <w:r>
        <w:t>requires</w:t>
      </w:r>
      <w:r>
        <w:rPr>
          <w:spacing w:val="-4"/>
        </w:rPr>
        <w:t xml:space="preserve"> </w:t>
      </w:r>
      <w:r>
        <w:t>significant</w:t>
      </w:r>
      <w:r>
        <w:rPr>
          <w:spacing w:val="-4"/>
        </w:rPr>
        <w:t xml:space="preserve"> </w:t>
      </w:r>
      <w:r>
        <w:t>financial</w:t>
      </w:r>
      <w:r>
        <w:rPr>
          <w:spacing w:val="-4"/>
        </w:rPr>
        <w:t xml:space="preserve"> </w:t>
      </w:r>
      <w:r>
        <w:t>investment.</w:t>
      </w:r>
      <w:r>
        <w:rPr>
          <w:spacing w:val="-4"/>
        </w:rPr>
        <w:t xml:space="preserve"> </w:t>
      </w:r>
      <w:r>
        <w:t xml:space="preserve">The city’s $85 million upgrade project (KSWO, 2024) is a critical step toward addressing these challenges, but it also highlights the broader issue of funding limitations for </w:t>
      </w:r>
      <w:proofErr w:type="gramStart"/>
      <w:r>
        <w:t>municipal</w:t>
      </w:r>
      <w:proofErr w:type="gramEnd"/>
    </w:p>
    <w:p w14:paraId="2A99BB0B" w14:textId="77777777" w:rsidR="007528D5" w:rsidRDefault="007528D5">
      <w:pPr>
        <w:spacing w:line="360" w:lineRule="auto"/>
        <w:sectPr w:rsidR="007528D5">
          <w:pgSz w:w="12240" w:h="15840"/>
          <w:pgMar w:top="1820" w:right="1320" w:bottom="1200" w:left="1340" w:header="0" w:footer="1004" w:gutter="0"/>
          <w:cols w:space="720"/>
        </w:sectPr>
      </w:pPr>
    </w:p>
    <w:p w14:paraId="2A99BB0C" w14:textId="77777777" w:rsidR="007528D5" w:rsidRDefault="00000000">
      <w:pPr>
        <w:pStyle w:val="BodyText"/>
        <w:spacing w:before="74" w:line="360" w:lineRule="auto"/>
        <w:ind w:left="100" w:right="120"/>
      </w:pPr>
      <w:r>
        <w:lastRenderedPageBreak/>
        <w:t>infrastructure.</w:t>
      </w:r>
      <w:r>
        <w:rPr>
          <w:spacing w:val="-4"/>
        </w:rPr>
        <w:t xml:space="preserve"> </w:t>
      </w:r>
      <w:r>
        <w:t>Balancing</w:t>
      </w:r>
      <w:r>
        <w:rPr>
          <w:spacing w:val="-5"/>
        </w:rPr>
        <w:t xml:space="preserve"> </w:t>
      </w:r>
      <w:r>
        <w:t>the</w:t>
      </w:r>
      <w:r>
        <w:rPr>
          <w:spacing w:val="-4"/>
        </w:rPr>
        <w:t xml:space="preserve"> </w:t>
      </w:r>
      <w:r>
        <w:t>immediate</w:t>
      </w:r>
      <w:r>
        <w:rPr>
          <w:spacing w:val="-5"/>
        </w:rPr>
        <w:t xml:space="preserve"> </w:t>
      </w:r>
      <w:r>
        <w:t>need</w:t>
      </w:r>
      <w:r>
        <w:rPr>
          <w:spacing w:val="-4"/>
        </w:rPr>
        <w:t xml:space="preserve"> </w:t>
      </w:r>
      <w:r>
        <w:t>for</w:t>
      </w:r>
      <w:r>
        <w:rPr>
          <w:spacing w:val="-4"/>
        </w:rPr>
        <w:t xml:space="preserve"> </w:t>
      </w:r>
      <w:r>
        <w:t>compliance</w:t>
      </w:r>
      <w:r>
        <w:rPr>
          <w:spacing w:val="-5"/>
        </w:rPr>
        <w:t xml:space="preserve"> </w:t>
      </w:r>
      <w:r>
        <w:t>with</w:t>
      </w:r>
      <w:r>
        <w:rPr>
          <w:spacing w:val="-4"/>
        </w:rPr>
        <w:t xml:space="preserve"> </w:t>
      </w:r>
      <w:r>
        <w:t>long-term</w:t>
      </w:r>
      <w:r>
        <w:rPr>
          <w:spacing w:val="-4"/>
        </w:rPr>
        <w:t xml:space="preserve"> </w:t>
      </w:r>
      <w:r>
        <w:t>sustainability remains a financial and logistical challenge for city officials.</w:t>
      </w:r>
    </w:p>
    <w:p w14:paraId="2A99BB0D" w14:textId="77777777" w:rsidR="007528D5" w:rsidRDefault="007528D5">
      <w:pPr>
        <w:pStyle w:val="BodyText"/>
      </w:pPr>
    </w:p>
    <w:p w14:paraId="2A99BB0E" w14:textId="77777777" w:rsidR="007528D5" w:rsidRDefault="007528D5">
      <w:pPr>
        <w:pStyle w:val="BodyText"/>
        <w:spacing w:before="183"/>
      </w:pPr>
    </w:p>
    <w:p w14:paraId="2A99BB0F" w14:textId="77777777" w:rsidR="007528D5" w:rsidRDefault="00000000">
      <w:pPr>
        <w:pStyle w:val="BodyText"/>
        <w:spacing w:line="360" w:lineRule="auto"/>
        <w:ind w:left="100" w:right="120" w:firstLine="719"/>
      </w:pPr>
      <w:r>
        <w:t xml:space="preserve">The challenges facing the City of Lawton WWTP are multifaceted, spanning regulatory compliance, environmental impact, infrastructure limitations, and industrial relations. While the ongoing upgrade project represents a </w:t>
      </w:r>
      <w:commentRangeStart w:id="121"/>
      <w:r>
        <w:t xml:space="preserve">proactive response </w:t>
      </w:r>
      <w:commentRangeEnd w:id="121"/>
      <w:r w:rsidR="00C93DC3">
        <w:rPr>
          <w:rStyle w:val="CommentReference"/>
        </w:rPr>
        <w:commentReference w:id="121"/>
      </w:r>
      <w:r>
        <w:t>to these issues, its success will depend on</w:t>
      </w:r>
      <w:r>
        <w:rPr>
          <w:spacing w:val="-5"/>
        </w:rPr>
        <w:t xml:space="preserve"> </w:t>
      </w:r>
      <w:r>
        <w:t>sustained</w:t>
      </w:r>
      <w:r>
        <w:rPr>
          <w:spacing w:val="-5"/>
        </w:rPr>
        <w:t xml:space="preserve"> </w:t>
      </w:r>
      <w:r>
        <w:t>investment,</w:t>
      </w:r>
      <w:r>
        <w:rPr>
          <w:spacing w:val="-5"/>
        </w:rPr>
        <w:t xml:space="preserve"> </w:t>
      </w:r>
      <w:r>
        <w:t>effective</w:t>
      </w:r>
      <w:r>
        <w:rPr>
          <w:spacing w:val="-6"/>
        </w:rPr>
        <w:t xml:space="preserve"> </w:t>
      </w:r>
      <w:r>
        <w:t>management,</w:t>
      </w:r>
      <w:r>
        <w:rPr>
          <w:spacing w:val="-5"/>
        </w:rPr>
        <w:t xml:space="preserve"> </w:t>
      </w:r>
      <w:r>
        <w:t>and</w:t>
      </w:r>
      <w:r>
        <w:rPr>
          <w:spacing w:val="-5"/>
        </w:rPr>
        <w:t xml:space="preserve"> </w:t>
      </w:r>
      <w:r>
        <w:t>collaboration</w:t>
      </w:r>
      <w:r>
        <w:rPr>
          <w:spacing w:val="-5"/>
        </w:rPr>
        <w:t xml:space="preserve"> </w:t>
      </w:r>
      <w:r>
        <w:t>with</w:t>
      </w:r>
      <w:r>
        <w:rPr>
          <w:spacing w:val="-5"/>
        </w:rPr>
        <w:t xml:space="preserve"> </w:t>
      </w:r>
      <w:r>
        <w:t>stakeholders.</w:t>
      </w:r>
      <w:r>
        <w:rPr>
          <w:spacing w:val="-5"/>
        </w:rPr>
        <w:t xml:space="preserve"> </w:t>
      </w:r>
      <w:r>
        <w:t>Addressing these challenges is essential not only for the WWTP’s regulatory compliance but also for</w:t>
      </w:r>
    </w:p>
    <w:p w14:paraId="2A99BB10" w14:textId="77777777" w:rsidR="007528D5" w:rsidRDefault="00000000">
      <w:pPr>
        <w:pStyle w:val="BodyText"/>
        <w:spacing w:line="276" w:lineRule="exact"/>
        <w:ind w:left="100"/>
      </w:pPr>
      <w:r>
        <w:t>protecting</w:t>
      </w:r>
      <w:r>
        <w:rPr>
          <w:spacing w:val="-4"/>
        </w:rPr>
        <w:t xml:space="preserve"> </w:t>
      </w:r>
      <w:r>
        <w:t>the</w:t>
      </w:r>
      <w:r>
        <w:rPr>
          <w:spacing w:val="-2"/>
        </w:rPr>
        <w:t xml:space="preserve"> </w:t>
      </w:r>
      <w:r>
        <w:t>environment and</w:t>
      </w:r>
      <w:r>
        <w:rPr>
          <w:spacing w:val="-1"/>
        </w:rPr>
        <w:t xml:space="preserve"> </w:t>
      </w:r>
      <w:r>
        <w:t>supporting</w:t>
      </w:r>
      <w:r>
        <w:rPr>
          <w:spacing w:val="-4"/>
        </w:rPr>
        <w:t xml:space="preserve"> </w:t>
      </w:r>
      <w:r>
        <w:t>the region’s</w:t>
      </w:r>
      <w:r>
        <w:rPr>
          <w:spacing w:val="-2"/>
        </w:rPr>
        <w:t xml:space="preserve"> </w:t>
      </w:r>
      <w:r>
        <w:t>industrial and</w:t>
      </w:r>
      <w:r>
        <w:rPr>
          <w:spacing w:val="-1"/>
        </w:rPr>
        <w:t xml:space="preserve"> </w:t>
      </w:r>
      <w:r>
        <w:t>community</w:t>
      </w:r>
      <w:r>
        <w:rPr>
          <w:spacing w:val="-8"/>
        </w:rPr>
        <w:t xml:space="preserve"> </w:t>
      </w:r>
      <w:r>
        <w:rPr>
          <w:spacing w:val="-2"/>
        </w:rPr>
        <w:t>needs.</w:t>
      </w:r>
    </w:p>
    <w:p w14:paraId="2A99BB11" w14:textId="77777777" w:rsidR="007528D5" w:rsidRDefault="007528D5">
      <w:pPr>
        <w:pStyle w:val="BodyText"/>
      </w:pPr>
    </w:p>
    <w:p w14:paraId="2A99BB12" w14:textId="77777777" w:rsidR="007528D5" w:rsidRDefault="007528D5">
      <w:pPr>
        <w:pStyle w:val="BodyText"/>
      </w:pPr>
    </w:p>
    <w:p w14:paraId="2A99BB13" w14:textId="77777777" w:rsidR="007528D5" w:rsidRDefault="007528D5">
      <w:pPr>
        <w:pStyle w:val="BodyText"/>
        <w:spacing w:before="47"/>
      </w:pPr>
    </w:p>
    <w:p w14:paraId="2A99BB14" w14:textId="77777777" w:rsidR="007528D5" w:rsidRDefault="00000000">
      <w:pPr>
        <w:pStyle w:val="Heading1"/>
        <w:ind w:right="2526"/>
      </w:pPr>
      <w:r>
        <w:t>Impact</w:t>
      </w:r>
      <w:r>
        <w:rPr>
          <w:spacing w:val="-3"/>
        </w:rPr>
        <w:t xml:space="preserve"> </w:t>
      </w:r>
      <w:r>
        <w:rPr>
          <w:spacing w:val="-2"/>
        </w:rPr>
        <w:t>Analysis</w:t>
      </w:r>
    </w:p>
    <w:p w14:paraId="2A99BB15" w14:textId="4AE81AC5" w:rsidR="007528D5" w:rsidRDefault="00000000">
      <w:pPr>
        <w:pStyle w:val="BodyText"/>
        <w:spacing w:before="401" w:line="360" w:lineRule="auto"/>
        <w:ind w:left="100" w:right="90" w:firstLine="719"/>
      </w:pPr>
      <w:r>
        <w:t xml:space="preserve">The challenges and upgrades at the City of Lawton’s Publicly Owned Treatment Works (POTW) have significant implications for multiple stakeholders, including the </w:t>
      </w:r>
      <w:del w:id="122" w:author="Tim Lohner" w:date="2024-12-09T16:13:00Z">
        <w:r w:rsidDel="00B93B24">
          <w:delText>AEP</w:delText>
        </w:r>
      </w:del>
      <w:ins w:id="123" w:author="Tim Lohner" w:date="2024-12-09T16:13:00Z">
        <w:r w:rsidR="00B93B24">
          <w:t>PSO</w:t>
        </w:r>
      </w:ins>
      <w:r>
        <w:t xml:space="preserve"> Comanche Generation</w:t>
      </w:r>
      <w:r>
        <w:rPr>
          <w:spacing w:val="-4"/>
        </w:rPr>
        <w:t xml:space="preserve"> </w:t>
      </w:r>
      <w:r>
        <w:t>Facility</w:t>
      </w:r>
      <w:r>
        <w:rPr>
          <w:spacing w:val="-9"/>
        </w:rPr>
        <w:t xml:space="preserve"> </w:t>
      </w:r>
      <w:r>
        <w:t>and</w:t>
      </w:r>
      <w:r>
        <w:rPr>
          <w:spacing w:val="-4"/>
        </w:rPr>
        <w:t xml:space="preserve"> </w:t>
      </w:r>
      <w:r>
        <w:t>the</w:t>
      </w:r>
      <w:r>
        <w:rPr>
          <w:spacing w:val="-5"/>
        </w:rPr>
        <w:t xml:space="preserve"> </w:t>
      </w:r>
      <w:r>
        <w:t>broader</w:t>
      </w:r>
      <w:r>
        <w:rPr>
          <w:spacing w:val="-3"/>
        </w:rPr>
        <w:t xml:space="preserve"> </w:t>
      </w:r>
      <w:r>
        <w:t>Lawton</w:t>
      </w:r>
      <w:r>
        <w:rPr>
          <w:spacing w:val="-2"/>
        </w:rPr>
        <w:t xml:space="preserve"> </w:t>
      </w:r>
      <w:r>
        <w:t>community.</w:t>
      </w:r>
      <w:r>
        <w:rPr>
          <w:spacing w:val="-4"/>
        </w:rPr>
        <w:t xml:space="preserve"> </w:t>
      </w:r>
      <w:r>
        <w:t>The</w:t>
      </w:r>
      <w:r>
        <w:rPr>
          <w:spacing w:val="-5"/>
        </w:rPr>
        <w:t xml:space="preserve"> </w:t>
      </w:r>
      <w:r>
        <w:t>plant's</w:t>
      </w:r>
      <w:r>
        <w:rPr>
          <w:spacing w:val="-4"/>
        </w:rPr>
        <w:t xml:space="preserve"> </w:t>
      </w:r>
      <w:r>
        <w:t>historical</w:t>
      </w:r>
      <w:r>
        <w:rPr>
          <w:spacing w:val="-4"/>
        </w:rPr>
        <w:t xml:space="preserve"> </w:t>
      </w:r>
      <w:r>
        <w:t>compliance</w:t>
      </w:r>
      <w:r>
        <w:rPr>
          <w:spacing w:val="-5"/>
        </w:rPr>
        <w:t xml:space="preserve"> </w:t>
      </w:r>
      <w:r>
        <w:t>issues and ongoing modernization efforts represent a pivotal opportunity for improving regional water management, environmental protection, and community relations.</w:t>
      </w:r>
    </w:p>
    <w:p w14:paraId="2A99BB16" w14:textId="4557D108" w:rsidR="007528D5" w:rsidRDefault="00000000">
      <w:pPr>
        <w:pStyle w:val="ListParagraph"/>
        <w:numPr>
          <w:ilvl w:val="0"/>
          <w:numId w:val="2"/>
        </w:numPr>
        <w:tabs>
          <w:tab w:val="left" w:pos="819"/>
        </w:tabs>
        <w:spacing w:before="160"/>
        <w:ind w:left="819" w:hanging="359"/>
        <w:rPr>
          <w:sz w:val="24"/>
        </w:rPr>
      </w:pPr>
      <w:r>
        <w:rPr>
          <w:sz w:val="24"/>
        </w:rPr>
        <w:t>Impact</w:t>
      </w:r>
      <w:r>
        <w:rPr>
          <w:spacing w:val="-2"/>
          <w:sz w:val="24"/>
        </w:rPr>
        <w:t xml:space="preserve"> </w:t>
      </w:r>
      <w:r>
        <w:rPr>
          <w:sz w:val="24"/>
        </w:rPr>
        <w:t>on</w:t>
      </w:r>
      <w:r>
        <w:rPr>
          <w:spacing w:val="-1"/>
          <w:sz w:val="24"/>
        </w:rPr>
        <w:t xml:space="preserve"> </w:t>
      </w:r>
      <w:del w:id="124" w:author="Tim Lohner" w:date="2024-12-09T16:13:00Z">
        <w:r w:rsidDel="00B93B24">
          <w:rPr>
            <w:sz w:val="24"/>
          </w:rPr>
          <w:delText>AEP</w:delText>
        </w:r>
      </w:del>
      <w:ins w:id="125" w:author="Tim Lohner" w:date="2024-12-09T16:13:00Z">
        <w:r w:rsidR="00B93B24">
          <w:rPr>
            <w:sz w:val="24"/>
          </w:rPr>
          <w:t>PSO</w:t>
        </w:r>
      </w:ins>
      <w:r>
        <w:rPr>
          <w:spacing w:val="-2"/>
          <w:sz w:val="24"/>
        </w:rPr>
        <w:t xml:space="preserve"> </w:t>
      </w:r>
      <w:r>
        <w:rPr>
          <w:sz w:val="24"/>
        </w:rPr>
        <w:t>Comanche</w:t>
      </w:r>
      <w:r>
        <w:rPr>
          <w:spacing w:val="-2"/>
          <w:sz w:val="24"/>
        </w:rPr>
        <w:t xml:space="preserve"> </w:t>
      </w:r>
      <w:r>
        <w:rPr>
          <w:sz w:val="24"/>
        </w:rPr>
        <w:t>Generation</w:t>
      </w:r>
      <w:r>
        <w:rPr>
          <w:spacing w:val="-1"/>
          <w:sz w:val="24"/>
        </w:rPr>
        <w:t xml:space="preserve"> </w:t>
      </w:r>
      <w:r>
        <w:rPr>
          <w:spacing w:val="-2"/>
          <w:sz w:val="24"/>
        </w:rPr>
        <w:t>Facility</w:t>
      </w:r>
    </w:p>
    <w:p w14:paraId="2A99BB17" w14:textId="54FAF519" w:rsidR="007528D5" w:rsidRDefault="00000000">
      <w:pPr>
        <w:pStyle w:val="ListParagraph"/>
        <w:numPr>
          <w:ilvl w:val="1"/>
          <w:numId w:val="2"/>
        </w:numPr>
        <w:tabs>
          <w:tab w:val="left" w:pos="1540"/>
        </w:tabs>
        <w:spacing w:before="139" w:line="360" w:lineRule="auto"/>
        <w:ind w:right="252"/>
        <w:rPr>
          <w:sz w:val="24"/>
        </w:rPr>
      </w:pPr>
      <w:r>
        <w:rPr>
          <w:sz w:val="24"/>
        </w:rPr>
        <w:t xml:space="preserve">Operational Challenges: The variability in water quality has introduced operational complexities for </w:t>
      </w:r>
      <w:del w:id="126" w:author="Tim Lohner" w:date="2024-12-09T16:13:00Z">
        <w:r w:rsidDel="00B93B24">
          <w:rPr>
            <w:sz w:val="24"/>
          </w:rPr>
          <w:delText>AEP</w:delText>
        </w:r>
      </w:del>
      <w:ins w:id="127" w:author="Tim Lohner" w:date="2024-12-09T16:13:00Z">
        <w:r w:rsidR="00B93B24">
          <w:rPr>
            <w:sz w:val="24"/>
          </w:rPr>
          <w:t>PSO</w:t>
        </w:r>
      </w:ins>
      <w:r>
        <w:rPr>
          <w:sz w:val="24"/>
        </w:rPr>
        <w:t>. Elevated levels of pollutants, including ammonia and biological oxygen demand (BOD), necessitate additional on-site treatment</w:t>
      </w:r>
      <w:r>
        <w:rPr>
          <w:spacing w:val="-5"/>
          <w:sz w:val="24"/>
        </w:rPr>
        <w:t xml:space="preserve"> </w:t>
      </w:r>
      <w:r>
        <w:rPr>
          <w:sz w:val="24"/>
        </w:rPr>
        <w:t>measures</w:t>
      </w:r>
      <w:r>
        <w:rPr>
          <w:spacing w:val="-5"/>
          <w:sz w:val="24"/>
        </w:rPr>
        <w:t xml:space="preserve"> </w:t>
      </w:r>
      <w:r>
        <w:rPr>
          <w:sz w:val="24"/>
        </w:rPr>
        <w:t>to</w:t>
      </w:r>
      <w:r>
        <w:rPr>
          <w:spacing w:val="-5"/>
          <w:sz w:val="24"/>
        </w:rPr>
        <w:t xml:space="preserve"> </w:t>
      </w:r>
      <w:r>
        <w:rPr>
          <w:sz w:val="24"/>
        </w:rPr>
        <w:t>maintain</w:t>
      </w:r>
      <w:r>
        <w:rPr>
          <w:spacing w:val="-5"/>
          <w:sz w:val="24"/>
        </w:rPr>
        <w:t xml:space="preserve"> </w:t>
      </w:r>
      <w:r>
        <w:rPr>
          <w:sz w:val="24"/>
        </w:rPr>
        <w:t>compliance</w:t>
      </w:r>
      <w:r>
        <w:rPr>
          <w:spacing w:val="-6"/>
          <w:sz w:val="24"/>
        </w:rPr>
        <w:t xml:space="preserve"> </w:t>
      </w:r>
      <w:r>
        <w:rPr>
          <w:sz w:val="24"/>
        </w:rPr>
        <w:t>with</w:t>
      </w:r>
      <w:r>
        <w:rPr>
          <w:spacing w:val="-5"/>
          <w:sz w:val="24"/>
        </w:rPr>
        <w:t xml:space="preserve"> </w:t>
      </w:r>
      <w:r>
        <w:rPr>
          <w:sz w:val="24"/>
        </w:rPr>
        <w:t>its</w:t>
      </w:r>
      <w:r>
        <w:rPr>
          <w:spacing w:val="-5"/>
          <w:sz w:val="24"/>
        </w:rPr>
        <w:t xml:space="preserve"> </w:t>
      </w:r>
      <w:r>
        <w:rPr>
          <w:sz w:val="24"/>
        </w:rPr>
        <w:t>National</w:t>
      </w:r>
      <w:r>
        <w:rPr>
          <w:spacing w:val="-5"/>
          <w:sz w:val="24"/>
        </w:rPr>
        <w:t xml:space="preserve"> </w:t>
      </w:r>
      <w:r>
        <w:rPr>
          <w:sz w:val="24"/>
        </w:rPr>
        <w:t>Pollutant</w:t>
      </w:r>
      <w:r>
        <w:rPr>
          <w:spacing w:val="-5"/>
          <w:sz w:val="24"/>
        </w:rPr>
        <w:t xml:space="preserve"> </w:t>
      </w:r>
      <w:r>
        <w:rPr>
          <w:sz w:val="24"/>
        </w:rPr>
        <w:t xml:space="preserve">Discharge Elimination System (NPDES) permit for discharging into 9 Mile Creek (City of Lawton &amp; PSO, 2021). These measures increase operational costs and reduce </w:t>
      </w:r>
      <w:r>
        <w:rPr>
          <w:spacing w:val="-2"/>
          <w:sz w:val="24"/>
        </w:rPr>
        <w:t>efficiency.</w:t>
      </w:r>
    </w:p>
    <w:p w14:paraId="2A99BB18" w14:textId="3A99AE14" w:rsidR="007528D5" w:rsidRDefault="00000000">
      <w:pPr>
        <w:pStyle w:val="ListParagraph"/>
        <w:numPr>
          <w:ilvl w:val="1"/>
          <w:numId w:val="2"/>
        </w:numPr>
        <w:tabs>
          <w:tab w:val="left" w:pos="1540"/>
        </w:tabs>
        <w:spacing w:line="360" w:lineRule="auto"/>
        <w:ind w:right="496"/>
        <w:rPr>
          <w:sz w:val="24"/>
        </w:rPr>
      </w:pPr>
      <w:r>
        <w:rPr>
          <w:sz w:val="24"/>
        </w:rPr>
        <w:t>Regulatory</w:t>
      </w:r>
      <w:r>
        <w:rPr>
          <w:spacing w:val="-7"/>
          <w:sz w:val="24"/>
        </w:rPr>
        <w:t xml:space="preserve"> </w:t>
      </w:r>
      <w:r>
        <w:rPr>
          <w:sz w:val="24"/>
        </w:rPr>
        <w:t>Risks:</w:t>
      </w:r>
      <w:r>
        <w:rPr>
          <w:spacing w:val="-2"/>
          <w:sz w:val="24"/>
        </w:rPr>
        <w:t xml:space="preserve"> </w:t>
      </w:r>
      <w:r>
        <w:rPr>
          <w:sz w:val="24"/>
        </w:rPr>
        <w:t>Episodic</w:t>
      </w:r>
      <w:r>
        <w:rPr>
          <w:spacing w:val="-3"/>
          <w:sz w:val="24"/>
        </w:rPr>
        <w:t xml:space="preserve"> </w:t>
      </w:r>
      <w:r>
        <w:rPr>
          <w:sz w:val="24"/>
        </w:rPr>
        <w:t>violations</w:t>
      </w:r>
      <w:r>
        <w:rPr>
          <w:spacing w:val="-2"/>
          <w:sz w:val="24"/>
        </w:rPr>
        <w:t xml:space="preserve"> </w:t>
      </w:r>
      <w:r>
        <w:rPr>
          <w:sz w:val="24"/>
        </w:rPr>
        <w:t>in</w:t>
      </w:r>
      <w:r>
        <w:rPr>
          <w:spacing w:val="-2"/>
          <w:sz w:val="24"/>
        </w:rPr>
        <w:t xml:space="preserve"> </w:t>
      </w:r>
      <w:r>
        <w:rPr>
          <w:sz w:val="24"/>
        </w:rPr>
        <w:t>effluent</w:t>
      </w:r>
      <w:r>
        <w:rPr>
          <w:spacing w:val="-2"/>
          <w:sz w:val="24"/>
        </w:rPr>
        <w:t xml:space="preserve"> </w:t>
      </w:r>
      <w:r>
        <w:rPr>
          <w:sz w:val="24"/>
        </w:rPr>
        <w:t>quality</w:t>
      </w:r>
      <w:r>
        <w:rPr>
          <w:spacing w:val="-7"/>
          <w:sz w:val="24"/>
        </w:rPr>
        <w:t xml:space="preserve"> </w:t>
      </w:r>
      <w:r>
        <w:rPr>
          <w:sz w:val="24"/>
        </w:rPr>
        <w:t>from</w:t>
      </w:r>
      <w:r>
        <w:rPr>
          <w:spacing w:val="-2"/>
          <w:sz w:val="24"/>
        </w:rPr>
        <w:t xml:space="preserve"> </w:t>
      </w:r>
      <w:r>
        <w:rPr>
          <w:sz w:val="24"/>
        </w:rPr>
        <w:t>the</w:t>
      </w:r>
      <w:r>
        <w:rPr>
          <w:spacing w:val="-3"/>
          <w:sz w:val="24"/>
        </w:rPr>
        <w:t xml:space="preserve"> </w:t>
      </w:r>
      <w:r>
        <w:rPr>
          <w:sz w:val="24"/>
        </w:rPr>
        <w:t>POTW</w:t>
      </w:r>
      <w:r>
        <w:rPr>
          <w:spacing w:val="-1"/>
          <w:sz w:val="24"/>
        </w:rPr>
        <w:t xml:space="preserve"> </w:t>
      </w:r>
      <w:r>
        <w:rPr>
          <w:sz w:val="24"/>
        </w:rPr>
        <w:t xml:space="preserve">pose regulatory risks to </w:t>
      </w:r>
      <w:del w:id="128" w:author="Tim Lohner" w:date="2024-12-09T16:13:00Z">
        <w:r w:rsidDel="00B93B24">
          <w:rPr>
            <w:sz w:val="24"/>
          </w:rPr>
          <w:delText>AEP</w:delText>
        </w:r>
      </w:del>
      <w:ins w:id="129" w:author="Tim Lohner" w:date="2024-12-09T16:13:00Z">
        <w:r w:rsidR="00B93B24">
          <w:rPr>
            <w:sz w:val="24"/>
          </w:rPr>
          <w:t>PSO</w:t>
        </w:r>
      </w:ins>
      <w:r>
        <w:rPr>
          <w:sz w:val="24"/>
        </w:rPr>
        <w:t>, as non-compliant water entering its processes could result</w:t>
      </w:r>
      <w:r>
        <w:rPr>
          <w:spacing w:val="-4"/>
          <w:sz w:val="24"/>
        </w:rPr>
        <w:t xml:space="preserve"> </w:t>
      </w:r>
      <w:r>
        <w:rPr>
          <w:sz w:val="24"/>
        </w:rPr>
        <w:t>in</w:t>
      </w:r>
      <w:r>
        <w:rPr>
          <w:spacing w:val="-4"/>
          <w:sz w:val="24"/>
        </w:rPr>
        <w:t xml:space="preserve"> </w:t>
      </w:r>
      <w:r>
        <w:rPr>
          <w:sz w:val="24"/>
        </w:rPr>
        <w:t>exceedances</w:t>
      </w:r>
      <w:r>
        <w:rPr>
          <w:spacing w:val="-4"/>
          <w:sz w:val="24"/>
        </w:rPr>
        <w:t xml:space="preserve"> </w:t>
      </w:r>
      <w:r>
        <w:rPr>
          <w:sz w:val="24"/>
        </w:rPr>
        <w:t>in</w:t>
      </w:r>
      <w:r>
        <w:rPr>
          <w:spacing w:val="-4"/>
          <w:sz w:val="24"/>
        </w:rPr>
        <w:t xml:space="preserve"> </w:t>
      </w:r>
      <w:r>
        <w:rPr>
          <w:sz w:val="24"/>
        </w:rPr>
        <w:t>its</w:t>
      </w:r>
      <w:r>
        <w:rPr>
          <w:spacing w:val="-4"/>
          <w:sz w:val="24"/>
        </w:rPr>
        <w:t xml:space="preserve"> </w:t>
      </w:r>
      <w:r>
        <w:rPr>
          <w:sz w:val="24"/>
        </w:rPr>
        <w:t>own</w:t>
      </w:r>
      <w:r>
        <w:rPr>
          <w:spacing w:val="-4"/>
          <w:sz w:val="24"/>
        </w:rPr>
        <w:t xml:space="preserve"> </w:t>
      </w:r>
      <w:r>
        <w:rPr>
          <w:sz w:val="24"/>
        </w:rPr>
        <w:t>discharges.</w:t>
      </w:r>
      <w:r>
        <w:rPr>
          <w:spacing w:val="-4"/>
          <w:sz w:val="24"/>
        </w:rPr>
        <w:t xml:space="preserve"> </w:t>
      </w:r>
      <w:r>
        <w:rPr>
          <w:sz w:val="24"/>
        </w:rPr>
        <w:t>This</w:t>
      </w:r>
      <w:r>
        <w:rPr>
          <w:spacing w:val="-4"/>
          <w:sz w:val="24"/>
        </w:rPr>
        <w:t xml:space="preserve"> </w:t>
      </w:r>
      <w:r>
        <w:rPr>
          <w:sz w:val="24"/>
        </w:rPr>
        <w:t>creates</w:t>
      </w:r>
      <w:r>
        <w:rPr>
          <w:spacing w:val="-4"/>
          <w:sz w:val="24"/>
        </w:rPr>
        <w:t xml:space="preserve"> </w:t>
      </w:r>
      <w:r>
        <w:rPr>
          <w:sz w:val="24"/>
        </w:rPr>
        <w:t>potential</w:t>
      </w:r>
      <w:r>
        <w:rPr>
          <w:spacing w:val="-4"/>
          <w:sz w:val="24"/>
        </w:rPr>
        <w:t xml:space="preserve"> </w:t>
      </w:r>
      <w:r>
        <w:rPr>
          <w:sz w:val="24"/>
        </w:rPr>
        <w:t>for</w:t>
      </w:r>
      <w:r>
        <w:rPr>
          <w:spacing w:val="-4"/>
          <w:sz w:val="24"/>
        </w:rPr>
        <w:t xml:space="preserve"> </w:t>
      </w:r>
      <w:proofErr w:type="gramStart"/>
      <w:r>
        <w:rPr>
          <w:sz w:val="24"/>
        </w:rPr>
        <w:t>penalties</w:t>
      </w:r>
      <w:proofErr w:type="gramEnd"/>
    </w:p>
    <w:p w14:paraId="2A99BB19" w14:textId="77777777" w:rsidR="007528D5" w:rsidRDefault="007528D5">
      <w:pPr>
        <w:spacing w:line="360" w:lineRule="auto"/>
        <w:rPr>
          <w:sz w:val="24"/>
        </w:rPr>
        <w:sectPr w:rsidR="007528D5">
          <w:pgSz w:w="12240" w:h="15840"/>
          <w:pgMar w:top="1360" w:right="1320" w:bottom="1200" w:left="1340" w:header="0" w:footer="1004" w:gutter="0"/>
          <w:cols w:space="720"/>
        </w:sectPr>
      </w:pPr>
    </w:p>
    <w:p w14:paraId="2A99BB1A" w14:textId="34B8019E" w:rsidR="007528D5" w:rsidRDefault="00000000">
      <w:pPr>
        <w:pStyle w:val="BodyText"/>
        <w:spacing w:before="74" w:line="360" w:lineRule="auto"/>
        <w:ind w:left="1540" w:right="163"/>
      </w:pPr>
      <w:r>
        <w:lastRenderedPageBreak/>
        <w:t>and</w:t>
      </w:r>
      <w:r>
        <w:rPr>
          <w:spacing w:val="-3"/>
        </w:rPr>
        <w:t xml:space="preserve"> </w:t>
      </w:r>
      <w:r>
        <w:t>reputational</w:t>
      </w:r>
      <w:r>
        <w:rPr>
          <w:spacing w:val="-3"/>
        </w:rPr>
        <w:t xml:space="preserve"> </w:t>
      </w:r>
      <w:r>
        <w:t>harm,</w:t>
      </w:r>
      <w:r>
        <w:rPr>
          <w:spacing w:val="-3"/>
        </w:rPr>
        <w:t xml:space="preserve"> </w:t>
      </w:r>
      <w:r>
        <w:t>even</w:t>
      </w:r>
      <w:r>
        <w:rPr>
          <w:spacing w:val="-3"/>
        </w:rPr>
        <w:t xml:space="preserve"> </w:t>
      </w:r>
      <w:r>
        <w:t>when</w:t>
      </w:r>
      <w:r>
        <w:rPr>
          <w:spacing w:val="-3"/>
        </w:rPr>
        <w:t xml:space="preserve"> </w:t>
      </w:r>
      <w:del w:id="130" w:author="Tim Lohner" w:date="2024-12-09T16:13:00Z">
        <w:r w:rsidDel="00B93B24">
          <w:delText>AEP</w:delText>
        </w:r>
      </w:del>
      <w:ins w:id="131" w:author="Tim Lohner" w:date="2024-12-09T16:13:00Z">
        <w:r w:rsidR="00B93B24">
          <w:t>PSO</w:t>
        </w:r>
      </w:ins>
      <w:r>
        <w:rPr>
          <w:spacing w:val="-3"/>
        </w:rPr>
        <w:t xml:space="preserve"> </w:t>
      </w:r>
      <w:r>
        <w:t>is</w:t>
      </w:r>
      <w:r>
        <w:rPr>
          <w:spacing w:val="-3"/>
        </w:rPr>
        <w:t xml:space="preserve"> </w:t>
      </w:r>
      <w:r>
        <w:t>not</w:t>
      </w:r>
      <w:r>
        <w:rPr>
          <w:spacing w:val="-3"/>
        </w:rPr>
        <w:t xml:space="preserve"> </w:t>
      </w:r>
      <w:r>
        <w:t>the</w:t>
      </w:r>
      <w:r>
        <w:rPr>
          <w:spacing w:val="-4"/>
        </w:rPr>
        <w:t xml:space="preserve"> </w:t>
      </w:r>
      <w:r>
        <w:t>source</w:t>
      </w:r>
      <w:r>
        <w:rPr>
          <w:spacing w:val="-4"/>
        </w:rPr>
        <w:t xml:space="preserve"> </w:t>
      </w:r>
      <w:r>
        <w:t>of</w:t>
      </w:r>
      <w:r>
        <w:rPr>
          <w:spacing w:val="-3"/>
        </w:rPr>
        <w:t xml:space="preserve"> </w:t>
      </w:r>
      <w:r>
        <w:t>the</w:t>
      </w:r>
      <w:r>
        <w:rPr>
          <w:spacing w:val="-4"/>
        </w:rPr>
        <w:t xml:space="preserve"> </w:t>
      </w:r>
      <w:r>
        <w:t>pollution (American Electric Power, 2017).</w:t>
      </w:r>
    </w:p>
    <w:p w14:paraId="2A99BB1B" w14:textId="20892648" w:rsidR="007528D5" w:rsidRDefault="00000000">
      <w:pPr>
        <w:pStyle w:val="ListParagraph"/>
        <w:numPr>
          <w:ilvl w:val="1"/>
          <w:numId w:val="2"/>
        </w:numPr>
        <w:tabs>
          <w:tab w:val="left" w:pos="1540"/>
        </w:tabs>
        <w:spacing w:before="1" w:line="360" w:lineRule="auto"/>
        <w:ind w:right="184"/>
        <w:rPr>
          <w:sz w:val="24"/>
        </w:rPr>
      </w:pPr>
      <w:r>
        <w:rPr>
          <w:sz w:val="24"/>
        </w:rPr>
        <w:t>Strategic Opportunities: The $85 million upgrade project at the Lawton POTW provides an avenue for improved water quality. By</w:t>
      </w:r>
      <w:r>
        <w:rPr>
          <w:spacing w:val="-3"/>
          <w:sz w:val="24"/>
        </w:rPr>
        <w:t xml:space="preserve"> </w:t>
      </w:r>
      <w:r>
        <w:rPr>
          <w:sz w:val="24"/>
        </w:rPr>
        <w:t>reducing</w:t>
      </w:r>
      <w:r>
        <w:rPr>
          <w:spacing w:val="-3"/>
          <w:sz w:val="24"/>
        </w:rPr>
        <w:t xml:space="preserve"> </w:t>
      </w:r>
      <w:r>
        <w:rPr>
          <w:sz w:val="24"/>
        </w:rPr>
        <w:t xml:space="preserve">pollutant </w:t>
      </w:r>
      <w:del w:id="132" w:author="Tim Lohner" w:date="2024-12-09T16:55:00Z">
        <w:r w:rsidDel="00682D7E">
          <w:rPr>
            <w:sz w:val="24"/>
          </w:rPr>
          <w:delText>variability</w:delText>
        </w:r>
      </w:del>
      <w:ins w:id="133" w:author="Tim Lohner" w:date="2024-12-09T16:55:00Z">
        <w:r w:rsidR="00682D7E">
          <w:rPr>
            <w:sz w:val="24"/>
          </w:rPr>
          <w:t>quality</w:t>
        </w:r>
      </w:ins>
      <w:r>
        <w:rPr>
          <w:sz w:val="24"/>
        </w:rPr>
        <w:t>, the</w:t>
      </w:r>
      <w:r>
        <w:rPr>
          <w:spacing w:val="-4"/>
          <w:sz w:val="24"/>
        </w:rPr>
        <w:t xml:space="preserve"> </w:t>
      </w:r>
      <w:r>
        <w:rPr>
          <w:sz w:val="24"/>
        </w:rPr>
        <w:t>upgrades</w:t>
      </w:r>
      <w:r>
        <w:rPr>
          <w:spacing w:val="-2"/>
          <w:sz w:val="24"/>
        </w:rPr>
        <w:t xml:space="preserve"> </w:t>
      </w:r>
      <w:r>
        <w:rPr>
          <w:sz w:val="24"/>
        </w:rPr>
        <w:t>are</w:t>
      </w:r>
      <w:r>
        <w:rPr>
          <w:spacing w:val="-4"/>
          <w:sz w:val="24"/>
        </w:rPr>
        <w:t xml:space="preserve"> </w:t>
      </w:r>
      <w:r>
        <w:rPr>
          <w:sz w:val="24"/>
        </w:rPr>
        <w:t>expected</w:t>
      </w:r>
      <w:r>
        <w:rPr>
          <w:spacing w:val="-4"/>
          <w:sz w:val="24"/>
        </w:rPr>
        <w:t xml:space="preserve"> </w:t>
      </w:r>
      <w:r>
        <w:rPr>
          <w:sz w:val="24"/>
        </w:rPr>
        <w:t>to</w:t>
      </w:r>
      <w:r>
        <w:rPr>
          <w:spacing w:val="-4"/>
          <w:sz w:val="24"/>
        </w:rPr>
        <w:t xml:space="preserve"> </w:t>
      </w:r>
      <w:r>
        <w:rPr>
          <w:sz w:val="24"/>
        </w:rPr>
        <w:t>enhance</w:t>
      </w:r>
      <w:r>
        <w:rPr>
          <w:spacing w:val="-3"/>
          <w:sz w:val="24"/>
        </w:rPr>
        <w:t xml:space="preserve"> </w:t>
      </w:r>
      <w:del w:id="134" w:author="Tim Lohner" w:date="2024-12-09T16:13:00Z">
        <w:r w:rsidDel="00B93B24">
          <w:rPr>
            <w:sz w:val="24"/>
          </w:rPr>
          <w:delText>AEP</w:delText>
        </w:r>
      </w:del>
      <w:ins w:id="135" w:author="Tim Lohner" w:date="2024-12-09T16:13:00Z">
        <w:r w:rsidR="00B93B24">
          <w:rPr>
            <w:sz w:val="24"/>
          </w:rPr>
          <w:t>PSO</w:t>
        </w:r>
      </w:ins>
      <w:r>
        <w:rPr>
          <w:sz w:val="24"/>
        </w:rPr>
        <w:t>’s</w:t>
      </w:r>
      <w:r>
        <w:rPr>
          <w:spacing w:val="-5"/>
          <w:sz w:val="24"/>
        </w:rPr>
        <w:t xml:space="preserve"> </w:t>
      </w:r>
      <w:r>
        <w:rPr>
          <w:sz w:val="24"/>
        </w:rPr>
        <w:t>operational</w:t>
      </w:r>
      <w:r>
        <w:rPr>
          <w:spacing w:val="-4"/>
          <w:sz w:val="24"/>
        </w:rPr>
        <w:t xml:space="preserve"> </w:t>
      </w:r>
      <w:r>
        <w:rPr>
          <w:sz w:val="24"/>
        </w:rPr>
        <w:t>reliability</w:t>
      </w:r>
      <w:r>
        <w:rPr>
          <w:spacing w:val="-9"/>
          <w:sz w:val="24"/>
        </w:rPr>
        <w:t xml:space="preserve"> </w:t>
      </w:r>
      <w:r>
        <w:rPr>
          <w:sz w:val="24"/>
        </w:rPr>
        <w:t>and</w:t>
      </w:r>
      <w:r>
        <w:rPr>
          <w:spacing w:val="-2"/>
          <w:sz w:val="24"/>
        </w:rPr>
        <w:t xml:space="preserve"> </w:t>
      </w:r>
      <w:r>
        <w:rPr>
          <w:sz w:val="24"/>
        </w:rPr>
        <w:t>reduce</w:t>
      </w:r>
      <w:r>
        <w:rPr>
          <w:spacing w:val="-5"/>
          <w:sz w:val="24"/>
        </w:rPr>
        <w:t xml:space="preserve"> </w:t>
      </w:r>
      <w:r>
        <w:rPr>
          <w:sz w:val="24"/>
        </w:rPr>
        <w:t>the need for reactive management.</w:t>
      </w:r>
    </w:p>
    <w:p w14:paraId="2A99BB1C" w14:textId="6021E3C1" w:rsidR="007528D5" w:rsidRDefault="00000000">
      <w:pPr>
        <w:pStyle w:val="BodyText"/>
        <w:spacing w:before="160" w:line="360" w:lineRule="auto"/>
        <w:ind w:left="100" w:right="120"/>
      </w:pPr>
      <w:r>
        <w:t>The</w:t>
      </w:r>
      <w:r>
        <w:rPr>
          <w:spacing w:val="-5"/>
        </w:rPr>
        <w:t xml:space="preserve"> </w:t>
      </w:r>
      <w:r>
        <w:t>relationship</w:t>
      </w:r>
      <w:r>
        <w:rPr>
          <w:spacing w:val="-3"/>
        </w:rPr>
        <w:t xml:space="preserve"> </w:t>
      </w:r>
      <w:r>
        <w:t>between</w:t>
      </w:r>
      <w:r>
        <w:rPr>
          <w:spacing w:val="-1"/>
        </w:rPr>
        <w:t xml:space="preserve"> </w:t>
      </w:r>
      <w:del w:id="136" w:author="Tim Lohner" w:date="2024-12-09T16:13:00Z">
        <w:r w:rsidDel="00B93B24">
          <w:delText>AEP</w:delText>
        </w:r>
      </w:del>
      <w:ins w:id="137" w:author="Tim Lohner" w:date="2024-12-09T16:13:00Z">
        <w:r w:rsidR="00B93B24">
          <w:t>PSO</w:t>
        </w:r>
      </w:ins>
      <w:r>
        <w:rPr>
          <w:spacing w:val="-3"/>
        </w:rPr>
        <w:t xml:space="preserve"> </w:t>
      </w:r>
      <w:r>
        <w:t>and</w:t>
      </w:r>
      <w:r>
        <w:rPr>
          <w:spacing w:val="-3"/>
        </w:rPr>
        <w:t xml:space="preserve"> </w:t>
      </w:r>
      <w:r>
        <w:t>the</w:t>
      </w:r>
      <w:r>
        <w:rPr>
          <w:spacing w:val="-3"/>
        </w:rPr>
        <w:t xml:space="preserve"> </w:t>
      </w:r>
      <w:r>
        <w:t>City</w:t>
      </w:r>
      <w:r>
        <w:rPr>
          <w:spacing w:val="-8"/>
        </w:rPr>
        <w:t xml:space="preserve"> </w:t>
      </w:r>
      <w:r>
        <w:t>of</w:t>
      </w:r>
      <w:r>
        <w:rPr>
          <w:spacing w:val="-2"/>
        </w:rPr>
        <w:t xml:space="preserve"> </w:t>
      </w:r>
      <w:r>
        <w:t>Lawton</w:t>
      </w:r>
      <w:r>
        <w:rPr>
          <w:spacing w:val="-3"/>
        </w:rPr>
        <w:t xml:space="preserve"> </w:t>
      </w:r>
      <w:r>
        <w:t>underscores</w:t>
      </w:r>
      <w:r>
        <w:rPr>
          <w:spacing w:val="-3"/>
        </w:rPr>
        <w:t xml:space="preserve"> </w:t>
      </w:r>
      <w:r>
        <w:t>the</w:t>
      </w:r>
      <w:r>
        <w:rPr>
          <w:spacing w:val="-3"/>
        </w:rPr>
        <w:t xml:space="preserve"> </w:t>
      </w:r>
      <w:r>
        <w:t>importance</w:t>
      </w:r>
      <w:r>
        <w:rPr>
          <w:spacing w:val="-4"/>
        </w:rPr>
        <w:t xml:space="preserve"> </w:t>
      </w:r>
      <w:r>
        <w:t>of municipal- industrial collaboration in addressing shared water quality challenges.</w:t>
      </w:r>
    </w:p>
    <w:p w14:paraId="2A99BB1D" w14:textId="77777777" w:rsidR="007528D5" w:rsidRDefault="00000000">
      <w:pPr>
        <w:pStyle w:val="ListParagraph"/>
        <w:numPr>
          <w:ilvl w:val="0"/>
          <w:numId w:val="2"/>
        </w:numPr>
        <w:tabs>
          <w:tab w:val="left" w:pos="819"/>
        </w:tabs>
        <w:spacing w:before="160"/>
        <w:ind w:left="819" w:hanging="359"/>
        <w:rPr>
          <w:sz w:val="24"/>
        </w:rPr>
      </w:pPr>
      <w:r>
        <w:rPr>
          <w:sz w:val="24"/>
        </w:rPr>
        <w:t>Impact</w:t>
      </w:r>
      <w:r>
        <w:rPr>
          <w:spacing w:val="-2"/>
          <w:sz w:val="24"/>
        </w:rPr>
        <w:t xml:space="preserve"> </w:t>
      </w:r>
      <w:r>
        <w:rPr>
          <w:sz w:val="24"/>
        </w:rPr>
        <w:t>on</w:t>
      </w:r>
      <w:r>
        <w:rPr>
          <w:spacing w:val="-1"/>
          <w:sz w:val="24"/>
        </w:rPr>
        <w:t xml:space="preserve"> </w:t>
      </w:r>
      <w:r>
        <w:rPr>
          <w:sz w:val="24"/>
        </w:rPr>
        <w:t>the</w:t>
      </w:r>
      <w:r>
        <w:rPr>
          <w:spacing w:val="-1"/>
          <w:sz w:val="24"/>
        </w:rPr>
        <w:t xml:space="preserve"> </w:t>
      </w:r>
      <w:r>
        <w:rPr>
          <w:sz w:val="24"/>
        </w:rPr>
        <w:t>Lawton</w:t>
      </w:r>
      <w:r>
        <w:rPr>
          <w:spacing w:val="-1"/>
          <w:sz w:val="24"/>
        </w:rPr>
        <w:t xml:space="preserve"> </w:t>
      </w:r>
      <w:r>
        <w:rPr>
          <w:spacing w:val="-2"/>
          <w:sz w:val="24"/>
        </w:rPr>
        <w:t>Community</w:t>
      </w:r>
    </w:p>
    <w:p w14:paraId="2A99BB1E" w14:textId="77777777" w:rsidR="007528D5" w:rsidRDefault="00000000">
      <w:pPr>
        <w:pStyle w:val="ListParagraph"/>
        <w:numPr>
          <w:ilvl w:val="1"/>
          <w:numId w:val="2"/>
        </w:numPr>
        <w:tabs>
          <w:tab w:val="left" w:pos="1540"/>
        </w:tabs>
        <w:spacing w:before="139" w:line="360" w:lineRule="auto"/>
        <w:ind w:right="134"/>
        <w:rPr>
          <w:sz w:val="24"/>
        </w:rPr>
      </w:pPr>
      <w:r>
        <w:rPr>
          <w:sz w:val="24"/>
        </w:rPr>
        <w:t>Environmental Impact: Episodes such as the 2024 fish kill downstream of the POTW</w:t>
      </w:r>
      <w:r>
        <w:rPr>
          <w:spacing w:val="-4"/>
          <w:sz w:val="24"/>
        </w:rPr>
        <w:t xml:space="preserve"> </w:t>
      </w:r>
      <w:r>
        <w:rPr>
          <w:sz w:val="24"/>
        </w:rPr>
        <w:t>underscore</w:t>
      </w:r>
      <w:r>
        <w:rPr>
          <w:spacing w:val="-7"/>
          <w:sz w:val="24"/>
        </w:rPr>
        <w:t xml:space="preserve"> </w:t>
      </w:r>
      <w:r>
        <w:rPr>
          <w:sz w:val="24"/>
        </w:rPr>
        <w:t>the</w:t>
      </w:r>
      <w:r>
        <w:rPr>
          <w:spacing w:val="-4"/>
          <w:sz w:val="24"/>
        </w:rPr>
        <w:t xml:space="preserve"> </w:t>
      </w:r>
      <w:r>
        <w:rPr>
          <w:sz w:val="24"/>
        </w:rPr>
        <w:t>ecological</w:t>
      </w:r>
      <w:r>
        <w:rPr>
          <w:spacing w:val="-5"/>
          <w:sz w:val="24"/>
        </w:rPr>
        <w:t xml:space="preserve"> </w:t>
      </w:r>
      <w:r>
        <w:rPr>
          <w:sz w:val="24"/>
        </w:rPr>
        <w:t>risks</w:t>
      </w:r>
      <w:r>
        <w:rPr>
          <w:spacing w:val="-5"/>
          <w:sz w:val="24"/>
        </w:rPr>
        <w:t xml:space="preserve"> </w:t>
      </w:r>
      <w:r>
        <w:rPr>
          <w:sz w:val="24"/>
        </w:rPr>
        <w:t>associated</w:t>
      </w:r>
      <w:r>
        <w:rPr>
          <w:spacing w:val="-3"/>
          <w:sz w:val="24"/>
        </w:rPr>
        <w:t xml:space="preserve"> </w:t>
      </w:r>
      <w:r>
        <w:rPr>
          <w:sz w:val="24"/>
        </w:rPr>
        <w:t>with</w:t>
      </w:r>
      <w:r>
        <w:rPr>
          <w:spacing w:val="-5"/>
          <w:sz w:val="24"/>
        </w:rPr>
        <w:t xml:space="preserve"> </w:t>
      </w:r>
      <w:r>
        <w:rPr>
          <w:sz w:val="24"/>
        </w:rPr>
        <w:t>poor</w:t>
      </w:r>
      <w:r>
        <w:rPr>
          <w:spacing w:val="-2"/>
          <w:sz w:val="24"/>
        </w:rPr>
        <w:t xml:space="preserve"> </w:t>
      </w:r>
      <w:r>
        <w:rPr>
          <w:sz w:val="24"/>
        </w:rPr>
        <w:t>wastewater</w:t>
      </w:r>
      <w:r>
        <w:rPr>
          <w:spacing w:val="-5"/>
          <w:sz w:val="24"/>
        </w:rPr>
        <w:t xml:space="preserve"> </w:t>
      </w:r>
      <w:r>
        <w:rPr>
          <w:sz w:val="24"/>
        </w:rPr>
        <w:t>treatment. These incidents harm aquatic ecosystems and diminish public trust in environmental management efforts (KOSU, 2024).</w:t>
      </w:r>
    </w:p>
    <w:p w14:paraId="2A99BB1F" w14:textId="77777777" w:rsidR="007528D5" w:rsidRDefault="00000000">
      <w:pPr>
        <w:pStyle w:val="ListParagraph"/>
        <w:numPr>
          <w:ilvl w:val="1"/>
          <w:numId w:val="2"/>
        </w:numPr>
        <w:tabs>
          <w:tab w:val="left" w:pos="1540"/>
        </w:tabs>
        <w:spacing w:line="360" w:lineRule="auto"/>
        <w:ind w:right="359"/>
        <w:rPr>
          <w:sz w:val="24"/>
        </w:rPr>
      </w:pPr>
      <w:r>
        <w:rPr>
          <w:sz w:val="24"/>
        </w:rPr>
        <w:t>Public</w:t>
      </w:r>
      <w:r>
        <w:rPr>
          <w:spacing w:val="-4"/>
          <w:sz w:val="24"/>
        </w:rPr>
        <w:t xml:space="preserve"> </w:t>
      </w:r>
      <w:r>
        <w:rPr>
          <w:sz w:val="24"/>
        </w:rPr>
        <w:t>Health</w:t>
      </w:r>
      <w:r>
        <w:rPr>
          <w:spacing w:val="-3"/>
          <w:sz w:val="24"/>
        </w:rPr>
        <w:t xml:space="preserve"> </w:t>
      </w:r>
      <w:r>
        <w:rPr>
          <w:sz w:val="24"/>
        </w:rPr>
        <w:t>Concerns:</w:t>
      </w:r>
      <w:r>
        <w:rPr>
          <w:spacing w:val="-1"/>
          <w:sz w:val="24"/>
        </w:rPr>
        <w:t xml:space="preserve"> </w:t>
      </w:r>
      <w:r>
        <w:rPr>
          <w:sz w:val="24"/>
        </w:rPr>
        <w:t>Although</w:t>
      </w:r>
      <w:r>
        <w:rPr>
          <w:spacing w:val="-3"/>
          <w:sz w:val="24"/>
        </w:rPr>
        <w:t xml:space="preserve"> </w:t>
      </w:r>
      <w:r>
        <w:rPr>
          <w:sz w:val="24"/>
        </w:rPr>
        <w:t>the</w:t>
      </w:r>
      <w:r>
        <w:rPr>
          <w:spacing w:val="-3"/>
          <w:sz w:val="24"/>
        </w:rPr>
        <w:t xml:space="preserve"> </w:t>
      </w:r>
      <w:r>
        <w:rPr>
          <w:sz w:val="24"/>
        </w:rPr>
        <w:t>POTW</w:t>
      </w:r>
      <w:r>
        <w:rPr>
          <w:spacing w:val="-3"/>
          <w:sz w:val="24"/>
        </w:rPr>
        <w:t xml:space="preserve"> </w:t>
      </w:r>
      <w:r>
        <w:rPr>
          <w:sz w:val="24"/>
        </w:rPr>
        <w:t>does</w:t>
      </w:r>
      <w:r>
        <w:rPr>
          <w:spacing w:val="-3"/>
          <w:sz w:val="24"/>
        </w:rPr>
        <w:t xml:space="preserve"> </w:t>
      </w:r>
      <w:r>
        <w:rPr>
          <w:sz w:val="24"/>
        </w:rPr>
        <w:t>not</w:t>
      </w:r>
      <w:r>
        <w:rPr>
          <w:spacing w:val="-3"/>
          <w:sz w:val="24"/>
        </w:rPr>
        <w:t xml:space="preserve"> </w:t>
      </w:r>
      <w:r>
        <w:rPr>
          <w:sz w:val="24"/>
        </w:rPr>
        <w:t>supply</w:t>
      </w:r>
      <w:r>
        <w:rPr>
          <w:spacing w:val="-11"/>
          <w:sz w:val="24"/>
        </w:rPr>
        <w:t xml:space="preserve"> </w:t>
      </w:r>
      <w:r>
        <w:rPr>
          <w:sz w:val="24"/>
        </w:rPr>
        <w:t>potable</w:t>
      </w:r>
      <w:r>
        <w:rPr>
          <w:spacing w:val="-3"/>
          <w:sz w:val="24"/>
        </w:rPr>
        <w:t xml:space="preserve"> </w:t>
      </w:r>
      <w:r>
        <w:rPr>
          <w:sz w:val="24"/>
        </w:rPr>
        <w:t>water,</w:t>
      </w:r>
      <w:r>
        <w:rPr>
          <w:spacing w:val="-3"/>
          <w:sz w:val="24"/>
        </w:rPr>
        <w:t xml:space="preserve"> </w:t>
      </w:r>
      <w:r>
        <w:rPr>
          <w:sz w:val="24"/>
        </w:rPr>
        <w:t>its effluent contributes to local water systems. Contaminant exceedances, such as elevated</w:t>
      </w:r>
      <w:r>
        <w:rPr>
          <w:spacing w:val="-1"/>
          <w:sz w:val="24"/>
        </w:rPr>
        <w:t xml:space="preserve"> </w:t>
      </w:r>
      <w:r>
        <w:rPr>
          <w:sz w:val="24"/>
        </w:rPr>
        <w:t>ammonia</w:t>
      </w:r>
      <w:r>
        <w:rPr>
          <w:spacing w:val="-2"/>
          <w:sz w:val="24"/>
        </w:rPr>
        <w:t xml:space="preserve"> </w:t>
      </w:r>
      <w:r>
        <w:rPr>
          <w:sz w:val="24"/>
        </w:rPr>
        <w:t>levels, pose</w:t>
      </w:r>
      <w:r>
        <w:rPr>
          <w:spacing w:val="-3"/>
          <w:sz w:val="24"/>
        </w:rPr>
        <w:t xml:space="preserve"> </w:t>
      </w:r>
      <w:r>
        <w:rPr>
          <w:sz w:val="24"/>
        </w:rPr>
        <w:t>potential</w:t>
      </w:r>
      <w:r>
        <w:rPr>
          <w:spacing w:val="-2"/>
          <w:sz w:val="24"/>
        </w:rPr>
        <w:t xml:space="preserve"> </w:t>
      </w:r>
      <w:r>
        <w:rPr>
          <w:sz w:val="24"/>
        </w:rPr>
        <w:t>risks</w:t>
      </w:r>
      <w:r>
        <w:rPr>
          <w:spacing w:val="-2"/>
          <w:sz w:val="24"/>
        </w:rPr>
        <w:t xml:space="preserve"> </w:t>
      </w:r>
      <w:r>
        <w:rPr>
          <w:sz w:val="24"/>
        </w:rPr>
        <w:t>to</w:t>
      </w:r>
      <w:r>
        <w:rPr>
          <w:spacing w:val="-2"/>
          <w:sz w:val="24"/>
        </w:rPr>
        <w:t xml:space="preserve"> </w:t>
      </w:r>
      <w:r>
        <w:rPr>
          <w:sz w:val="24"/>
        </w:rPr>
        <w:t>downstream</w:t>
      </w:r>
      <w:r>
        <w:rPr>
          <w:spacing w:val="-2"/>
          <w:sz w:val="24"/>
        </w:rPr>
        <w:t xml:space="preserve"> </w:t>
      </w:r>
      <w:r>
        <w:rPr>
          <w:sz w:val="24"/>
        </w:rPr>
        <w:t>users and</w:t>
      </w:r>
      <w:r>
        <w:rPr>
          <w:spacing w:val="-2"/>
          <w:sz w:val="24"/>
        </w:rPr>
        <w:t xml:space="preserve"> </w:t>
      </w:r>
      <w:r>
        <w:rPr>
          <w:sz w:val="24"/>
        </w:rPr>
        <w:t>wildlife, reinforcing</w:t>
      </w:r>
      <w:r>
        <w:rPr>
          <w:spacing w:val="-6"/>
          <w:sz w:val="24"/>
        </w:rPr>
        <w:t xml:space="preserve"> </w:t>
      </w:r>
      <w:r>
        <w:rPr>
          <w:sz w:val="24"/>
        </w:rPr>
        <w:t>public</w:t>
      </w:r>
      <w:r>
        <w:rPr>
          <w:spacing w:val="-2"/>
          <w:sz w:val="24"/>
        </w:rPr>
        <w:t xml:space="preserve"> </w:t>
      </w:r>
      <w:r>
        <w:rPr>
          <w:sz w:val="24"/>
        </w:rPr>
        <w:t>concerns</w:t>
      </w:r>
      <w:r>
        <w:rPr>
          <w:spacing w:val="-3"/>
          <w:sz w:val="24"/>
        </w:rPr>
        <w:t xml:space="preserve"> </w:t>
      </w:r>
      <w:r>
        <w:rPr>
          <w:sz w:val="24"/>
        </w:rPr>
        <w:t>about</w:t>
      </w:r>
      <w:r>
        <w:rPr>
          <w:spacing w:val="-3"/>
          <w:sz w:val="24"/>
        </w:rPr>
        <w:t xml:space="preserve"> </w:t>
      </w:r>
      <w:r>
        <w:rPr>
          <w:sz w:val="24"/>
        </w:rPr>
        <w:t>water</w:t>
      </w:r>
      <w:r>
        <w:rPr>
          <w:spacing w:val="-5"/>
          <w:sz w:val="24"/>
        </w:rPr>
        <w:t xml:space="preserve"> </w:t>
      </w:r>
      <w:r>
        <w:rPr>
          <w:sz w:val="24"/>
        </w:rPr>
        <w:t>safety</w:t>
      </w:r>
      <w:r>
        <w:rPr>
          <w:spacing w:val="-8"/>
          <w:sz w:val="24"/>
        </w:rPr>
        <w:t xml:space="preserve"> </w:t>
      </w:r>
      <w:r>
        <w:rPr>
          <w:sz w:val="24"/>
        </w:rPr>
        <w:t>in</w:t>
      </w:r>
      <w:r>
        <w:rPr>
          <w:spacing w:val="-3"/>
          <w:sz w:val="24"/>
        </w:rPr>
        <w:t xml:space="preserve"> </w:t>
      </w:r>
      <w:r>
        <w:rPr>
          <w:sz w:val="24"/>
        </w:rPr>
        <w:t>the</w:t>
      </w:r>
      <w:r>
        <w:rPr>
          <w:spacing w:val="-4"/>
          <w:sz w:val="24"/>
        </w:rPr>
        <w:t xml:space="preserve"> </w:t>
      </w:r>
      <w:r>
        <w:rPr>
          <w:sz w:val="24"/>
        </w:rPr>
        <w:t>region</w:t>
      </w:r>
      <w:r>
        <w:rPr>
          <w:spacing w:val="-3"/>
          <w:sz w:val="24"/>
        </w:rPr>
        <w:t xml:space="preserve"> </w:t>
      </w:r>
      <w:r>
        <w:rPr>
          <w:sz w:val="24"/>
        </w:rPr>
        <w:t>(Southwest</w:t>
      </w:r>
      <w:r>
        <w:rPr>
          <w:spacing w:val="-1"/>
          <w:sz w:val="24"/>
        </w:rPr>
        <w:t xml:space="preserve"> </w:t>
      </w:r>
      <w:r>
        <w:rPr>
          <w:sz w:val="24"/>
        </w:rPr>
        <w:t xml:space="preserve">Ledger, </w:t>
      </w:r>
      <w:r>
        <w:rPr>
          <w:spacing w:val="-2"/>
          <w:sz w:val="24"/>
        </w:rPr>
        <w:t>2024).</w:t>
      </w:r>
    </w:p>
    <w:p w14:paraId="2A99BB20" w14:textId="77777777" w:rsidR="007528D5" w:rsidRDefault="00000000">
      <w:pPr>
        <w:pStyle w:val="ListParagraph"/>
        <w:numPr>
          <w:ilvl w:val="1"/>
          <w:numId w:val="2"/>
        </w:numPr>
        <w:tabs>
          <w:tab w:val="left" w:pos="1540"/>
        </w:tabs>
        <w:spacing w:line="360" w:lineRule="auto"/>
        <w:ind w:right="387"/>
        <w:rPr>
          <w:sz w:val="24"/>
        </w:rPr>
      </w:pPr>
      <w:r>
        <w:rPr>
          <w:sz w:val="24"/>
        </w:rPr>
        <w:t>Economic Considerations: The financial burden of upgrading the POTW— estimated</w:t>
      </w:r>
      <w:r>
        <w:rPr>
          <w:spacing w:val="-4"/>
          <w:sz w:val="24"/>
        </w:rPr>
        <w:t xml:space="preserve"> </w:t>
      </w:r>
      <w:r>
        <w:rPr>
          <w:sz w:val="24"/>
        </w:rPr>
        <w:t>at</w:t>
      </w:r>
      <w:r>
        <w:rPr>
          <w:spacing w:val="-4"/>
          <w:sz w:val="24"/>
        </w:rPr>
        <w:t xml:space="preserve"> </w:t>
      </w:r>
      <w:r>
        <w:rPr>
          <w:sz w:val="24"/>
        </w:rPr>
        <w:t>$85</w:t>
      </w:r>
      <w:r>
        <w:rPr>
          <w:spacing w:val="-4"/>
          <w:sz w:val="24"/>
        </w:rPr>
        <w:t xml:space="preserve"> </w:t>
      </w:r>
      <w:r>
        <w:rPr>
          <w:sz w:val="24"/>
        </w:rPr>
        <w:t>million—is</w:t>
      </w:r>
      <w:r>
        <w:rPr>
          <w:spacing w:val="-5"/>
          <w:sz w:val="24"/>
        </w:rPr>
        <w:t xml:space="preserve"> </w:t>
      </w:r>
      <w:r>
        <w:rPr>
          <w:sz w:val="24"/>
        </w:rPr>
        <w:t>substantial.</w:t>
      </w:r>
      <w:r>
        <w:rPr>
          <w:spacing w:val="-4"/>
          <w:sz w:val="24"/>
        </w:rPr>
        <w:t xml:space="preserve"> </w:t>
      </w:r>
      <w:r>
        <w:rPr>
          <w:sz w:val="24"/>
        </w:rPr>
        <w:t>However,</w:t>
      </w:r>
      <w:r>
        <w:rPr>
          <w:spacing w:val="-4"/>
          <w:sz w:val="24"/>
        </w:rPr>
        <w:t xml:space="preserve"> </w:t>
      </w:r>
      <w:r>
        <w:rPr>
          <w:sz w:val="24"/>
        </w:rPr>
        <w:t>failure</w:t>
      </w:r>
      <w:r>
        <w:rPr>
          <w:spacing w:val="-6"/>
          <w:sz w:val="24"/>
        </w:rPr>
        <w:t xml:space="preserve"> </w:t>
      </w:r>
      <w:r>
        <w:rPr>
          <w:sz w:val="24"/>
        </w:rPr>
        <w:t>to</w:t>
      </w:r>
      <w:r>
        <w:rPr>
          <w:spacing w:val="-4"/>
          <w:sz w:val="24"/>
        </w:rPr>
        <w:t xml:space="preserve"> </w:t>
      </w:r>
      <w:r>
        <w:rPr>
          <w:sz w:val="24"/>
        </w:rPr>
        <w:t>address</w:t>
      </w:r>
      <w:r>
        <w:rPr>
          <w:spacing w:val="-5"/>
          <w:sz w:val="24"/>
        </w:rPr>
        <w:t xml:space="preserve"> </w:t>
      </w:r>
      <w:r>
        <w:rPr>
          <w:sz w:val="24"/>
        </w:rPr>
        <w:t>the</w:t>
      </w:r>
      <w:r>
        <w:rPr>
          <w:spacing w:val="-5"/>
          <w:sz w:val="24"/>
        </w:rPr>
        <w:t xml:space="preserve"> </w:t>
      </w:r>
      <w:r>
        <w:rPr>
          <w:sz w:val="24"/>
        </w:rPr>
        <w:t xml:space="preserve">plant’s deficiencies could lead to greater costs, including fines, reduced </w:t>
      </w:r>
      <w:proofErr w:type="gramStart"/>
      <w:r>
        <w:rPr>
          <w:sz w:val="24"/>
        </w:rPr>
        <w:t>industrial</w:t>
      </w:r>
      <w:proofErr w:type="gramEnd"/>
    </w:p>
    <w:p w14:paraId="2A99BB21" w14:textId="77777777" w:rsidR="007528D5" w:rsidRDefault="00000000">
      <w:pPr>
        <w:pStyle w:val="BodyText"/>
        <w:spacing w:before="1" w:line="360" w:lineRule="auto"/>
        <w:ind w:left="1540" w:right="189"/>
      </w:pPr>
      <w:r>
        <w:t>activity,</w:t>
      </w:r>
      <w:r>
        <w:rPr>
          <w:spacing w:val="-4"/>
        </w:rPr>
        <w:t xml:space="preserve"> </w:t>
      </w:r>
      <w:r>
        <w:t>and</w:t>
      </w:r>
      <w:r>
        <w:rPr>
          <w:spacing w:val="-4"/>
        </w:rPr>
        <w:t xml:space="preserve"> </w:t>
      </w:r>
      <w:r>
        <w:t>harm</w:t>
      </w:r>
      <w:r>
        <w:rPr>
          <w:spacing w:val="-4"/>
        </w:rPr>
        <w:t xml:space="preserve"> </w:t>
      </w:r>
      <w:r>
        <w:t>to</w:t>
      </w:r>
      <w:r>
        <w:rPr>
          <w:spacing w:val="-4"/>
        </w:rPr>
        <w:t xml:space="preserve"> </w:t>
      </w:r>
      <w:r>
        <w:t>the</w:t>
      </w:r>
      <w:r>
        <w:rPr>
          <w:spacing w:val="-3"/>
        </w:rPr>
        <w:t xml:space="preserve"> </w:t>
      </w:r>
      <w:r>
        <w:t>community’s</w:t>
      </w:r>
      <w:r>
        <w:rPr>
          <w:spacing w:val="-5"/>
        </w:rPr>
        <w:t xml:space="preserve"> </w:t>
      </w:r>
      <w:r>
        <w:t>quality</w:t>
      </w:r>
      <w:r>
        <w:rPr>
          <w:spacing w:val="-8"/>
        </w:rPr>
        <w:t xml:space="preserve"> </w:t>
      </w:r>
      <w:r>
        <w:t>of</w:t>
      </w:r>
      <w:r>
        <w:rPr>
          <w:spacing w:val="-4"/>
        </w:rPr>
        <w:t xml:space="preserve"> </w:t>
      </w:r>
      <w:r>
        <w:t>life.</w:t>
      </w:r>
      <w:r>
        <w:rPr>
          <w:spacing w:val="-4"/>
        </w:rPr>
        <w:t xml:space="preserve"> </w:t>
      </w:r>
      <w:r>
        <w:t>For</w:t>
      </w:r>
      <w:r>
        <w:rPr>
          <w:spacing w:val="-4"/>
        </w:rPr>
        <w:t xml:space="preserve"> </w:t>
      </w:r>
      <w:r>
        <w:t>instance,</w:t>
      </w:r>
      <w:r>
        <w:rPr>
          <w:spacing w:val="-4"/>
        </w:rPr>
        <w:t xml:space="preserve"> </w:t>
      </w:r>
      <w:r>
        <w:t xml:space="preserve">Republic Paperboard’s commitment to a $15 million upgrade of its own wastewater systems and </w:t>
      </w:r>
      <w:commentRangeStart w:id="138"/>
      <w:r>
        <w:t xml:space="preserve">reimbursement of $100,000 to the </w:t>
      </w:r>
      <w:proofErr w:type="gramStart"/>
      <w:r>
        <w:t>City</w:t>
      </w:r>
      <w:proofErr w:type="gramEnd"/>
      <w:r>
        <w:t xml:space="preserve"> </w:t>
      </w:r>
      <w:commentRangeEnd w:id="138"/>
      <w:r w:rsidR="00B23034">
        <w:rPr>
          <w:rStyle w:val="CommentReference"/>
        </w:rPr>
        <w:commentReference w:id="138"/>
      </w:r>
      <w:r>
        <w:t>highlights the shared responsibility among stakeholders (KSWO, 2023).</w:t>
      </w:r>
    </w:p>
    <w:p w14:paraId="2A99BB22" w14:textId="77777777" w:rsidR="007528D5" w:rsidRDefault="00000000">
      <w:pPr>
        <w:pStyle w:val="BodyText"/>
        <w:spacing w:before="159" w:line="360" w:lineRule="auto"/>
        <w:ind w:left="100" w:right="120"/>
      </w:pPr>
      <w:r>
        <w:t>The</w:t>
      </w:r>
      <w:r>
        <w:rPr>
          <w:spacing w:val="-6"/>
        </w:rPr>
        <w:t xml:space="preserve"> </w:t>
      </w:r>
      <w:r>
        <w:t>performance</w:t>
      </w:r>
      <w:r>
        <w:rPr>
          <w:spacing w:val="-5"/>
        </w:rPr>
        <w:t xml:space="preserve"> </w:t>
      </w:r>
      <w:r>
        <w:t>of</w:t>
      </w:r>
      <w:r>
        <w:rPr>
          <w:spacing w:val="-4"/>
        </w:rPr>
        <w:t xml:space="preserve"> </w:t>
      </w:r>
      <w:r>
        <w:t>the</w:t>
      </w:r>
      <w:r>
        <w:rPr>
          <w:spacing w:val="-4"/>
        </w:rPr>
        <w:t xml:space="preserve"> </w:t>
      </w:r>
      <w:r>
        <w:t>WWTP</w:t>
      </w:r>
      <w:r>
        <w:rPr>
          <w:spacing w:val="-4"/>
        </w:rPr>
        <w:t xml:space="preserve"> </w:t>
      </w:r>
      <w:r>
        <w:t>impacts</w:t>
      </w:r>
      <w:r>
        <w:rPr>
          <w:spacing w:val="-4"/>
        </w:rPr>
        <w:t xml:space="preserve"> </w:t>
      </w:r>
      <w:r>
        <w:t>local</w:t>
      </w:r>
      <w:r>
        <w:rPr>
          <w:spacing w:val="-4"/>
        </w:rPr>
        <w:t xml:space="preserve"> </w:t>
      </w:r>
      <w:r>
        <w:t>businesses</w:t>
      </w:r>
      <w:r>
        <w:rPr>
          <w:spacing w:val="-4"/>
        </w:rPr>
        <w:t xml:space="preserve"> </w:t>
      </w:r>
      <w:r>
        <w:t>and</w:t>
      </w:r>
      <w:r>
        <w:rPr>
          <w:spacing w:val="-4"/>
        </w:rPr>
        <w:t xml:space="preserve"> </w:t>
      </w:r>
      <w:r>
        <w:t>residents alike.</w:t>
      </w:r>
      <w:r>
        <w:rPr>
          <w:spacing w:val="-2"/>
        </w:rPr>
        <w:t xml:space="preserve"> </w:t>
      </w:r>
      <w:r>
        <w:t>Improvements</w:t>
      </w:r>
      <w:r>
        <w:rPr>
          <w:spacing w:val="-4"/>
        </w:rPr>
        <w:t xml:space="preserve"> </w:t>
      </w:r>
      <w:r>
        <w:t xml:space="preserve">in wastewater treatment will enhance the community’s trust and </w:t>
      </w:r>
      <w:commentRangeStart w:id="139"/>
      <w:r>
        <w:t>improve living conditions</w:t>
      </w:r>
      <w:commentRangeEnd w:id="139"/>
      <w:r w:rsidR="00D93C9E">
        <w:rPr>
          <w:rStyle w:val="CommentReference"/>
        </w:rPr>
        <w:commentReference w:id="139"/>
      </w:r>
      <w:r>
        <w:t>.</w:t>
      </w:r>
    </w:p>
    <w:p w14:paraId="2A99BB23" w14:textId="77777777" w:rsidR="007528D5" w:rsidRDefault="00000000">
      <w:pPr>
        <w:pStyle w:val="ListParagraph"/>
        <w:numPr>
          <w:ilvl w:val="0"/>
          <w:numId w:val="2"/>
        </w:numPr>
        <w:tabs>
          <w:tab w:val="left" w:pos="819"/>
        </w:tabs>
        <w:spacing w:before="161"/>
        <w:ind w:left="819" w:hanging="359"/>
        <w:rPr>
          <w:sz w:val="24"/>
        </w:rPr>
      </w:pPr>
      <w:r>
        <w:rPr>
          <w:sz w:val="24"/>
        </w:rPr>
        <w:t>Broader</w:t>
      </w:r>
      <w:r>
        <w:rPr>
          <w:spacing w:val="-3"/>
          <w:sz w:val="24"/>
        </w:rPr>
        <w:t xml:space="preserve"> </w:t>
      </w:r>
      <w:r>
        <w:rPr>
          <w:sz w:val="24"/>
        </w:rPr>
        <w:t xml:space="preserve">Regional </w:t>
      </w:r>
      <w:r>
        <w:rPr>
          <w:spacing w:val="-2"/>
          <w:sz w:val="24"/>
        </w:rPr>
        <w:t>Implication</w:t>
      </w:r>
    </w:p>
    <w:p w14:paraId="2A99BB24" w14:textId="77777777" w:rsidR="007528D5" w:rsidRDefault="00000000">
      <w:pPr>
        <w:pStyle w:val="ListParagraph"/>
        <w:numPr>
          <w:ilvl w:val="1"/>
          <w:numId w:val="2"/>
        </w:numPr>
        <w:tabs>
          <w:tab w:val="left" w:pos="1540"/>
        </w:tabs>
        <w:spacing w:before="136" w:line="360" w:lineRule="auto"/>
        <w:ind w:right="162"/>
        <w:rPr>
          <w:sz w:val="24"/>
        </w:rPr>
      </w:pPr>
      <w:r>
        <w:rPr>
          <w:sz w:val="24"/>
        </w:rPr>
        <w:t>Enhancing</w:t>
      </w:r>
      <w:r>
        <w:rPr>
          <w:spacing w:val="-7"/>
          <w:sz w:val="24"/>
        </w:rPr>
        <w:t xml:space="preserve"> </w:t>
      </w:r>
      <w:r>
        <w:rPr>
          <w:sz w:val="24"/>
        </w:rPr>
        <w:t>Regional</w:t>
      </w:r>
      <w:r>
        <w:rPr>
          <w:spacing w:val="-4"/>
          <w:sz w:val="24"/>
        </w:rPr>
        <w:t xml:space="preserve"> </w:t>
      </w:r>
      <w:r>
        <w:rPr>
          <w:sz w:val="24"/>
        </w:rPr>
        <w:t>Resilience:</w:t>
      </w:r>
      <w:r>
        <w:rPr>
          <w:spacing w:val="-4"/>
          <w:sz w:val="24"/>
        </w:rPr>
        <w:t xml:space="preserve"> </w:t>
      </w:r>
      <w:r>
        <w:rPr>
          <w:sz w:val="24"/>
        </w:rPr>
        <w:t>Upgrades</w:t>
      </w:r>
      <w:r>
        <w:rPr>
          <w:spacing w:val="-4"/>
          <w:sz w:val="24"/>
        </w:rPr>
        <w:t xml:space="preserve"> </w:t>
      </w:r>
      <w:r>
        <w:rPr>
          <w:sz w:val="24"/>
        </w:rPr>
        <w:t>to</w:t>
      </w:r>
      <w:r>
        <w:rPr>
          <w:spacing w:val="-4"/>
          <w:sz w:val="24"/>
        </w:rPr>
        <w:t xml:space="preserve"> </w:t>
      </w:r>
      <w:r>
        <w:rPr>
          <w:sz w:val="24"/>
        </w:rPr>
        <w:t>the</w:t>
      </w:r>
      <w:r>
        <w:rPr>
          <w:spacing w:val="-5"/>
          <w:sz w:val="24"/>
        </w:rPr>
        <w:t xml:space="preserve"> </w:t>
      </w:r>
      <w:r>
        <w:rPr>
          <w:sz w:val="24"/>
        </w:rPr>
        <w:t>POTW</w:t>
      </w:r>
      <w:r>
        <w:rPr>
          <w:spacing w:val="-3"/>
          <w:sz w:val="24"/>
        </w:rPr>
        <w:t xml:space="preserve"> </w:t>
      </w:r>
      <w:r>
        <w:rPr>
          <w:sz w:val="24"/>
        </w:rPr>
        <w:t>could</w:t>
      </w:r>
      <w:r>
        <w:rPr>
          <w:spacing w:val="-4"/>
          <w:sz w:val="24"/>
        </w:rPr>
        <w:t xml:space="preserve"> </w:t>
      </w:r>
      <w:r>
        <w:rPr>
          <w:sz w:val="24"/>
        </w:rPr>
        <w:t>position</w:t>
      </w:r>
      <w:r>
        <w:rPr>
          <w:spacing w:val="-4"/>
          <w:sz w:val="24"/>
        </w:rPr>
        <w:t xml:space="preserve"> </w:t>
      </w:r>
      <w:r>
        <w:rPr>
          <w:sz w:val="24"/>
        </w:rPr>
        <w:t>Lawton</w:t>
      </w:r>
      <w:r>
        <w:rPr>
          <w:spacing w:val="-4"/>
          <w:sz w:val="24"/>
        </w:rPr>
        <w:t xml:space="preserve"> </w:t>
      </w:r>
      <w:r>
        <w:rPr>
          <w:sz w:val="24"/>
        </w:rPr>
        <w:t>as a model for balancing environmental compliance with industrial needs.</w:t>
      </w:r>
    </w:p>
    <w:p w14:paraId="2A99BB25" w14:textId="77777777" w:rsidR="007528D5" w:rsidRDefault="007528D5">
      <w:pPr>
        <w:spacing w:line="360" w:lineRule="auto"/>
        <w:rPr>
          <w:sz w:val="24"/>
        </w:rPr>
        <w:sectPr w:rsidR="007528D5">
          <w:pgSz w:w="12240" w:h="15840"/>
          <w:pgMar w:top="1360" w:right="1320" w:bottom="1200" w:left="1340" w:header="0" w:footer="1004" w:gutter="0"/>
          <w:cols w:space="720"/>
        </w:sectPr>
      </w:pPr>
    </w:p>
    <w:p w14:paraId="2A99BB26" w14:textId="0F2B3AA2" w:rsidR="007528D5" w:rsidRDefault="00000000">
      <w:pPr>
        <w:pStyle w:val="ListParagraph"/>
        <w:numPr>
          <w:ilvl w:val="1"/>
          <w:numId w:val="2"/>
        </w:numPr>
        <w:tabs>
          <w:tab w:val="left" w:pos="1540"/>
        </w:tabs>
        <w:spacing w:before="74" w:line="360" w:lineRule="auto"/>
        <w:ind w:right="515"/>
        <w:rPr>
          <w:sz w:val="24"/>
        </w:rPr>
      </w:pPr>
      <w:r>
        <w:rPr>
          <w:sz w:val="24"/>
        </w:rPr>
        <w:lastRenderedPageBreak/>
        <w:t xml:space="preserve">Improving Stakeholder Collaboration: Partnerships between </w:t>
      </w:r>
      <w:del w:id="140" w:author="Tim Lohner" w:date="2024-12-09T16:13:00Z">
        <w:r w:rsidDel="00B93B24">
          <w:rPr>
            <w:sz w:val="24"/>
          </w:rPr>
          <w:delText>AEP</w:delText>
        </w:r>
      </w:del>
      <w:ins w:id="141" w:author="Tim Lohner" w:date="2024-12-09T16:13:00Z">
        <w:r w:rsidR="00B93B24">
          <w:rPr>
            <w:sz w:val="24"/>
          </w:rPr>
          <w:t>PSO</w:t>
        </w:r>
      </w:ins>
      <w:r>
        <w:rPr>
          <w:sz w:val="24"/>
        </w:rPr>
        <w:t>, Republic Paperboard,</w:t>
      </w:r>
      <w:r>
        <w:rPr>
          <w:spacing w:val="-3"/>
          <w:sz w:val="24"/>
        </w:rPr>
        <w:t xml:space="preserve"> </w:t>
      </w:r>
      <w:r>
        <w:rPr>
          <w:sz w:val="24"/>
        </w:rPr>
        <w:t>and</w:t>
      </w:r>
      <w:r>
        <w:rPr>
          <w:spacing w:val="-4"/>
          <w:sz w:val="24"/>
        </w:rPr>
        <w:t xml:space="preserve"> </w:t>
      </w:r>
      <w:r>
        <w:rPr>
          <w:sz w:val="24"/>
        </w:rPr>
        <w:t>the</w:t>
      </w:r>
      <w:r>
        <w:rPr>
          <w:spacing w:val="-4"/>
          <w:sz w:val="24"/>
        </w:rPr>
        <w:t xml:space="preserve"> </w:t>
      </w:r>
      <w:r>
        <w:rPr>
          <w:sz w:val="24"/>
        </w:rPr>
        <w:t>City</w:t>
      </w:r>
      <w:r>
        <w:rPr>
          <w:spacing w:val="-6"/>
          <w:sz w:val="24"/>
        </w:rPr>
        <w:t xml:space="preserve"> </w:t>
      </w:r>
      <w:r>
        <w:rPr>
          <w:sz w:val="24"/>
        </w:rPr>
        <w:t>of</w:t>
      </w:r>
      <w:r>
        <w:rPr>
          <w:spacing w:val="-3"/>
          <w:sz w:val="24"/>
        </w:rPr>
        <w:t xml:space="preserve"> </w:t>
      </w:r>
      <w:r>
        <w:rPr>
          <w:sz w:val="24"/>
        </w:rPr>
        <w:t>Lawton</w:t>
      </w:r>
      <w:r>
        <w:rPr>
          <w:spacing w:val="-4"/>
          <w:sz w:val="24"/>
        </w:rPr>
        <w:t xml:space="preserve"> </w:t>
      </w:r>
      <w:r>
        <w:rPr>
          <w:sz w:val="24"/>
        </w:rPr>
        <w:t>illustrate</w:t>
      </w:r>
      <w:r>
        <w:rPr>
          <w:spacing w:val="-4"/>
          <w:sz w:val="24"/>
        </w:rPr>
        <w:t xml:space="preserve"> </w:t>
      </w:r>
      <w:r>
        <w:rPr>
          <w:sz w:val="24"/>
        </w:rPr>
        <w:t>the</w:t>
      </w:r>
      <w:r>
        <w:rPr>
          <w:spacing w:val="-5"/>
          <w:sz w:val="24"/>
        </w:rPr>
        <w:t xml:space="preserve"> </w:t>
      </w:r>
      <w:r>
        <w:rPr>
          <w:sz w:val="24"/>
        </w:rPr>
        <w:t>importance</w:t>
      </w:r>
      <w:r>
        <w:rPr>
          <w:spacing w:val="-5"/>
          <w:sz w:val="24"/>
        </w:rPr>
        <w:t xml:space="preserve"> </w:t>
      </w:r>
      <w:r>
        <w:rPr>
          <w:sz w:val="24"/>
        </w:rPr>
        <w:t>of</w:t>
      </w:r>
      <w:r>
        <w:rPr>
          <w:spacing w:val="-4"/>
          <w:sz w:val="24"/>
        </w:rPr>
        <w:t xml:space="preserve"> </w:t>
      </w:r>
      <w:r>
        <w:rPr>
          <w:sz w:val="24"/>
        </w:rPr>
        <w:t>joint</w:t>
      </w:r>
      <w:r>
        <w:rPr>
          <w:spacing w:val="-4"/>
          <w:sz w:val="24"/>
        </w:rPr>
        <w:t xml:space="preserve"> </w:t>
      </w:r>
      <w:r>
        <w:rPr>
          <w:sz w:val="24"/>
        </w:rPr>
        <w:t>efforts</w:t>
      </w:r>
      <w:r>
        <w:rPr>
          <w:spacing w:val="-4"/>
          <w:sz w:val="24"/>
        </w:rPr>
        <w:t xml:space="preserve"> </w:t>
      </w:r>
      <w:r>
        <w:rPr>
          <w:sz w:val="24"/>
        </w:rPr>
        <w:t>in managing water resources effectively.</w:t>
      </w:r>
    </w:p>
    <w:p w14:paraId="2A99BB27" w14:textId="77777777" w:rsidR="007528D5" w:rsidRDefault="00000000">
      <w:pPr>
        <w:pStyle w:val="ListParagraph"/>
        <w:numPr>
          <w:ilvl w:val="1"/>
          <w:numId w:val="2"/>
        </w:numPr>
        <w:tabs>
          <w:tab w:val="left" w:pos="1540"/>
        </w:tabs>
        <w:spacing w:line="360" w:lineRule="auto"/>
        <w:ind w:right="146"/>
        <w:rPr>
          <w:sz w:val="24"/>
        </w:rPr>
      </w:pPr>
      <w:r>
        <w:rPr>
          <w:sz w:val="24"/>
        </w:rPr>
        <w:t>Fostering</w:t>
      </w:r>
      <w:r>
        <w:rPr>
          <w:spacing w:val="-7"/>
          <w:sz w:val="24"/>
        </w:rPr>
        <w:t xml:space="preserve"> </w:t>
      </w:r>
      <w:r>
        <w:rPr>
          <w:sz w:val="24"/>
        </w:rPr>
        <w:t>Economic</w:t>
      </w:r>
      <w:r>
        <w:rPr>
          <w:spacing w:val="-5"/>
          <w:sz w:val="24"/>
        </w:rPr>
        <w:t xml:space="preserve"> </w:t>
      </w:r>
      <w:r>
        <w:rPr>
          <w:sz w:val="24"/>
        </w:rPr>
        <w:t>Development:</w:t>
      </w:r>
      <w:r>
        <w:rPr>
          <w:spacing w:val="-4"/>
          <w:sz w:val="24"/>
        </w:rPr>
        <w:t xml:space="preserve"> </w:t>
      </w:r>
      <w:r>
        <w:rPr>
          <w:sz w:val="24"/>
        </w:rPr>
        <w:t>Reliable</w:t>
      </w:r>
      <w:r>
        <w:rPr>
          <w:spacing w:val="-5"/>
          <w:sz w:val="24"/>
        </w:rPr>
        <w:t xml:space="preserve"> </w:t>
      </w:r>
      <w:r>
        <w:rPr>
          <w:sz w:val="24"/>
        </w:rPr>
        <w:t>wastewater</w:t>
      </w:r>
      <w:r>
        <w:rPr>
          <w:spacing w:val="-6"/>
          <w:sz w:val="24"/>
        </w:rPr>
        <w:t xml:space="preserve"> </w:t>
      </w:r>
      <w:r>
        <w:rPr>
          <w:sz w:val="24"/>
        </w:rPr>
        <w:t>treatment</w:t>
      </w:r>
      <w:r>
        <w:rPr>
          <w:spacing w:val="-4"/>
          <w:sz w:val="24"/>
        </w:rPr>
        <w:t xml:space="preserve"> </w:t>
      </w:r>
      <w:r>
        <w:rPr>
          <w:sz w:val="24"/>
        </w:rPr>
        <w:t>is</w:t>
      </w:r>
      <w:r>
        <w:rPr>
          <w:spacing w:val="-4"/>
          <w:sz w:val="24"/>
        </w:rPr>
        <w:t xml:space="preserve"> </w:t>
      </w:r>
      <w:r>
        <w:rPr>
          <w:sz w:val="24"/>
        </w:rPr>
        <w:t>a</w:t>
      </w:r>
      <w:r>
        <w:rPr>
          <w:spacing w:val="-5"/>
          <w:sz w:val="24"/>
        </w:rPr>
        <w:t xml:space="preserve"> </w:t>
      </w:r>
      <w:r>
        <w:rPr>
          <w:sz w:val="24"/>
        </w:rPr>
        <w:t>cornerstone for attracting businesses and fostering growth. Improving the POTW strengthens Lawton’s appeal as a location for industrial and economic expansion.</w:t>
      </w:r>
    </w:p>
    <w:p w14:paraId="2A99BB28" w14:textId="77777777" w:rsidR="007528D5" w:rsidRDefault="007528D5">
      <w:pPr>
        <w:pStyle w:val="BodyText"/>
      </w:pPr>
    </w:p>
    <w:p w14:paraId="2A99BB29" w14:textId="77777777" w:rsidR="007528D5" w:rsidRDefault="007528D5">
      <w:pPr>
        <w:pStyle w:val="BodyText"/>
        <w:spacing w:before="185"/>
      </w:pPr>
    </w:p>
    <w:p w14:paraId="2A99BB2A" w14:textId="77777777" w:rsidR="007528D5" w:rsidRDefault="00000000">
      <w:pPr>
        <w:pStyle w:val="Heading1"/>
      </w:pPr>
      <w:r>
        <w:rPr>
          <w:spacing w:val="-2"/>
        </w:rPr>
        <w:t>Recommendations</w:t>
      </w:r>
    </w:p>
    <w:p w14:paraId="2A99BB2B" w14:textId="0E4CB9D8" w:rsidR="007528D5" w:rsidRDefault="00000000">
      <w:pPr>
        <w:pStyle w:val="BodyText"/>
        <w:spacing w:before="403" w:line="360" w:lineRule="auto"/>
        <w:ind w:left="100" w:right="120" w:firstLine="719"/>
      </w:pPr>
      <w:r>
        <w:t>The</w:t>
      </w:r>
      <w:r>
        <w:rPr>
          <w:spacing w:val="-4"/>
        </w:rPr>
        <w:t xml:space="preserve"> </w:t>
      </w:r>
      <w:r>
        <w:t>challenges</w:t>
      </w:r>
      <w:r>
        <w:rPr>
          <w:spacing w:val="-3"/>
        </w:rPr>
        <w:t xml:space="preserve"> </w:t>
      </w:r>
      <w:r>
        <w:t>faced</w:t>
      </w:r>
      <w:r>
        <w:rPr>
          <w:spacing w:val="-2"/>
        </w:rPr>
        <w:t xml:space="preserve"> </w:t>
      </w:r>
      <w:r>
        <w:t>by</w:t>
      </w:r>
      <w:r>
        <w:rPr>
          <w:spacing w:val="-7"/>
        </w:rPr>
        <w:t xml:space="preserve"> </w:t>
      </w:r>
      <w:r>
        <w:t>the</w:t>
      </w:r>
      <w:r>
        <w:rPr>
          <w:spacing w:val="-3"/>
        </w:rPr>
        <w:t xml:space="preserve"> </w:t>
      </w:r>
      <w:r>
        <w:t>City</w:t>
      </w:r>
      <w:r>
        <w:rPr>
          <w:spacing w:val="-7"/>
        </w:rPr>
        <w:t xml:space="preserve"> </w:t>
      </w:r>
      <w:r>
        <w:t>of</w:t>
      </w:r>
      <w:r>
        <w:rPr>
          <w:spacing w:val="-1"/>
        </w:rPr>
        <w:t xml:space="preserve"> </w:t>
      </w:r>
      <w:r>
        <w:t>Lawton’s</w:t>
      </w:r>
      <w:r>
        <w:rPr>
          <w:spacing w:val="-3"/>
        </w:rPr>
        <w:t xml:space="preserve"> </w:t>
      </w:r>
      <w:r>
        <w:t>Publicly</w:t>
      </w:r>
      <w:r>
        <w:rPr>
          <w:spacing w:val="-7"/>
        </w:rPr>
        <w:t xml:space="preserve"> </w:t>
      </w:r>
      <w:r>
        <w:t>Owned</w:t>
      </w:r>
      <w:r>
        <w:rPr>
          <w:spacing w:val="-2"/>
        </w:rPr>
        <w:t xml:space="preserve"> </w:t>
      </w:r>
      <w:r>
        <w:t>Treatment</w:t>
      </w:r>
      <w:r>
        <w:rPr>
          <w:spacing w:val="-2"/>
        </w:rPr>
        <w:t xml:space="preserve"> </w:t>
      </w:r>
      <w:r>
        <w:t>Works</w:t>
      </w:r>
      <w:r>
        <w:rPr>
          <w:spacing w:val="-2"/>
        </w:rPr>
        <w:t xml:space="preserve"> </w:t>
      </w:r>
      <w:r>
        <w:t xml:space="preserve">(POTW) and its implications for stakeholders such as </w:t>
      </w:r>
      <w:del w:id="142" w:author="Tim Lohner" w:date="2024-12-09T16:13:00Z">
        <w:r w:rsidDel="00B93B24">
          <w:delText>AEP</w:delText>
        </w:r>
      </w:del>
      <w:ins w:id="143" w:author="Tim Lohner" w:date="2024-12-09T16:13:00Z">
        <w:r w:rsidR="00B93B24">
          <w:t>PSO</w:t>
        </w:r>
      </w:ins>
      <w:r>
        <w:t xml:space="preserve"> highlight the need for targeted recommendations. Addressing flood risks at the POTW and enhancing monitoring of water quality at </w:t>
      </w:r>
      <w:del w:id="144" w:author="Tim Lohner" w:date="2024-12-09T16:13:00Z">
        <w:r w:rsidDel="00B93B24">
          <w:delText>AEP</w:delText>
        </w:r>
      </w:del>
      <w:ins w:id="145" w:author="Tim Lohner" w:date="2024-12-09T16:13:00Z">
        <w:r w:rsidR="00B93B24">
          <w:t>PSO</w:t>
        </w:r>
      </w:ins>
      <w:r>
        <w:t>'s intake point are essential measures for ensuring sustainable operations and environmental</w:t>
      </w:r>
      <w:r>
        <w:rPr>
          <w:spacing w:val="-1"/>
        </w:rPr>
        <w:t xml:space="preserve"> </w:t>
      </w:r>
      <w:r>
        <w:t>compliance.</w:t>
      </w:r>
      <w:r>
        <w:rPr>
          <w:spacing w:val="-1"/>
        </w:rPr>
        <w:t xml:space="preserve"> </w:t>
      </w:r>
      <w:r>
        <w:t>These are</w:t>
      </w:r>
      <w:r>
        <w:rPr>
          <w:spacing w:val="-3"/>
        </w:rPr>
        <w:t xml:space="preserve"> </w:t>
      </w:r>
      <w:r>
        <w:t>mainly</w:t>
      </w:r>
      <w:r>
        <w:rPr>
          <w:spacing w:val="-6"/>
        </w:rPr>
        <w:t xml:space="preserve"> </w:t>
      </w:r>
      <w:r>
        <w:t>from</w:t>
      </w:r>
      <w:r>
        <w:rPr>
          <w:spacing w:val="-1"/>
        </w:rPr>
        <w:t xml:space="preserve"> </w:t>
      </w:r>
      <w:r>
        <w:t>my</w:t>
      </w:r>
      <w:r>
        <w:rPr>
          <w:spacing w:val="-6"/>
        </w:rPr>
        <w:t xml:space="preserve"> </w:t>
      </w:r>
      <w:r>
        <w:t>personal</w:t>
      </w:r>
      <w:r>
        <w:rPr>
          <w:spacing w:val="-1"/>
        </w:rPr>
        <w:t xml:space="preserve"> </w:t>
      </w:r>
      <w:r>
        <w:t>evaluation</w:t>
      </w:r>
      <w:r>
        <w:rPr>
          <w:spacing w:val="-1"/>
        </w:rPr>
        <w:t xml:space="preserve"> </w:t>
      </w:r>
      <w:r>
        <w:t>during</w:t>
      </w:r>
      <w:r>
        <w:rPr>
          <w:spacing w:val="-3"/>
        </w:rPr>
        <w:t xml:space="preserve"> </w:t>
      </w:r>
      <w:r>
        <w:t>a</w:t>
      </w:r>
      <w:r>
        <w:rPr>
          <w:spacing w:val="-2"/>
        </w:rPr>
        <w:t xml:space="preserve"> </w:t>
      </w:r>
      <w:r>
        <w:t>site</w:t>
      </w:r>
      <w:r>
        <w:rPr>
          <w:spacing w:val="-2"/>
        </w:rPr>
        <w:t xml:space="preserve"> </w:t>
      </w:r>
      <w:r>
        <w:t>visit,</w:t>
      </w:r>
      <w:r>
        <w:rPr>
          <w:spacing w:val="-1"/>
        </w:rPr>
        <w:t xml:space="preserve"> </w:t>
      </w:r>
      <w:r>
        <w:t>and follow-up analysis of GIS data.</w:t>
      </w:r>
    </w:p>
    <w:p w14:paraId="2A99BB2C" w14:textId="77777777" w:rsidR="007528D5" w:rsidRDefault="00000000">
      <w:pPr>
        <w:pStyle w:val="ListParagraph"/>
        <w:numPr>
          <w:ilvl w:val="0"/>
          <w:numId w:val="1"/>
        </w:numPr>
        <w:tabs>
          <w:tab w:val="left" w:pos="1180"/>
        </w:tabs>
        <w:spacing w:before="159"/>
        <w:rPr>
          <w:sz w:val="24"/>
        </w:rPr>
      </w:pPr>
      <w:r>
        <w:rPr>
          <w:sz w:val="24"/>
        </w:rPr>
        <w:t>Flood</w:t>
      </w:r>
      <w:r>
        <w:rPr>
          <w:spacing w:val="-2"/>
          <w:sz w:val="24"/>
        </w:rPr>
        <w:t xml:space="preserve"> </w:t>
      </w:r>
      <w:r>
        <w:rPr>
          <w:sz w:val="24"/>
        </w:rPr>
        <w:t>Mitigation</w:t>
      </w:r>
      <w:r>
        <w:rPr>
          <w:spacing w:val="-1"/>
          <w:sz w:val="24"/>
        </w:rPr>
        <w:t xml:space="preserve"> </w:t>
      </w:r>
      <w:r>
        <w:rPr>
          <w:sz w:val="24"/>
        </w:rPr>
        <w:t>for</w:t>
      </w:r>
      <w:r>
        <w:rPr>
          <w:spacing w:val="-1"/>
          <w:sz w:val="24"/>
        </w:rPr>
        <w:t xml:space="preserve"> </w:t>
      </w:r>
      <w:r>
        <w:rPr>
          <w:sz w:val="24"/>
        </w:rPr>
        <w:t>the</w:t>
      </w:r>
      <w:r>
        <w:rPr>
          <w:spacing w:val="-1"/>
          <w:sz w:val="24"/>
        </w:rPr>
        <w:t xml:space="preserve"> </w:t>
      </w:r>
      <w:r>
        <w:rPr>
          <w:sz w:val="24"/>
        </w:rPr>
        <w:t>Lawton</w:t>
      </w:r>
      <w:r>
        <w:rPr>
          <w:spacing w:val="-1"/>
          <w:sz w:val="24"/>
        </w:rPr>
        <w:t xml:space="preserve"> </w:t>
      </w:r>
      <w:r>
        <w:rPr>
          <w:sz w:val="24"/>
        </w:rPr>
        <w:t>POTW:</w:t>
      </w:r>
      <w:r>
        <w:rPr>
          <w:spacing w:val="-1"/>
          <w:sz w:val="24"/>
        </w:rPr>
        <w:t xml:space="preserve"> </w:t>
      </w:r>
      <w:r>
        <w:rPr>
          <w:sz w:val="24"/>
        </w:rPr>
        <w:t>The Lawton</w:t>
      </w:r>
      <w:r>
        <w:rPr>
          <w:spacing w:val="-1"/>
          <w:sz w:val="24"/>
        </w:rPr>
        <w:t xml:space="preserve"> </w:t>
      </w:r>
      <w:r>
        <w:rPr>
          <w:sz w:val="24"/>
        </w:rPr>
        <w:t>POTW’s</w:t>
      </w:r>
      <w:r>
        <w:rPr>
          <w:spacing w:val="-2"/>
          <w:sz w:val="24"/>
        </w:rPr>
        <w:t xml:space="preserve"> </w:t>
      </w:r>
      <w:r>
        <w:rPr>
          <w:sz w:val="24"/>
        </w:rPr>
        <w:t>location</w:t>
      </w:r>
      <w:r>
        <w:rPr>
          <w:spacing w:val="-1"/>
          <w:sz w:val="24"/>
        </w:rPr>
        <w:t xml:space="preserve"> </w:t>
      </w:r>
      <w:r>
        <w:rPr>
          <w:sz w:val="24"/>
        </w:rPr>
        <w:t>at</w:t>
      </w:r>
      <w:r>
        <w:rPr>
          <w:spacing w:val="-1"/>
          <w:sz w:val="24"/>
        </w:rPr>
        <w:t xml:space="preserve"> </w:t>
      </w:r>
      <w:r>
        <w:rPr>
          <w:spacing w:val="-2"/>
          <w:sz w:val="24"/>
        </w:rPr>
        <w:t>34.52803,</w:t>
      </w:r>
    </w:p>
    <w:p w14:paraId="2A99BB2D" w14:textId="77777777" w:rsidR="007528D5" w:rsidRDefault="00000000">
      <w:pPr>
        <w:pStyle w:val="BodyText"/>
        <w:spacing w:before="139" w:line="360" w:lineRule="auto"/>
        <w:ind w:left="1180" w:right="189"/>
      </w:pPr>
      <w:r>
        <w:t xml:space="preserve">-98.36742 places it within a </w:t>
      </w:r>
      <w:proofErr w:type="gramStart"/>
      <w:r>
        <w:t>100 year</w:t>
      </w:r>
      <w:proofErr w:type="gramEnd"/>
      <w:r>
        <w:t xml:space="preserve"> flood-prone area, posing risks to its infrastructure</w:t>
      </w:r>
      <w:r>
        <w:rPr>
          <w:spacing w:val="-5"/>
        </w:rPr>
        <w:t xml:space="preserve"> </w:t>
      </w:r>
      <w:r>
        <w:t>and</w:t>
      </w:r>
      <w:r>
        <w:rPr>
          <w:spacing w:val="-4"/>
        </w:rPr>
        <w:t xml:space="preserve"> </w:t>
      </w:r>
      <w:r>
        <w:t>operations</w:t>
      </w:r>
      <w:r>
        <w:rPr>
          <w:spacing w:val="-4"/>
        </w:rPr>
        <w:t xml:space="preserve"> </w:t>
      </w:r>
      <w:r>
        <w:t>during</w:t>
      </w:r>
      <w:r>
        <w:rPr>
          <w:spacing w:val="-7"/>
        </w:rPr>
        <w:t xml:space="preserve"> </w:t>
      </w:r>
      <w:r>
        <w:t>extreme</w:t>
      </w:r>
      <w:r>
        <w:rPr>
          <w:spacing w:val="-4"/>
        </w:rPr>
        <w:t xml:space="preserve"> </w:t>
      </w:r>
      <w:r>
        <w:t>weather</w:t>
      </w:r>
      <w:r>
        <w:rPr>
          <w:spacing w:val="-4"/>
        </w:rPr>
        <w:t xml:space="preserve"> </w:t>
      </w:r>
      <w:r>
        <w:t>events.</w:t>
      </w:r>
      <w:r>
        <w:rPr>
          <w:spacing w:val="-3"/>
        </w:rPr>
        <w:t xml:space="preserve"> </w:t>
      </w:r>
      <w:r>
        <w:t>Flooding</w:t>
      </w:r>
      <w:r>
        <w:rPr>
          <w:spacing w:val="-5"/>
        </w:rPr>
        <w:t xml:space="preserve"> </w:t>
      </w:r>
      <w:r>
        <w:t>can</w:t>
      </w:r>
      <w:r>
        <w:rPr>
          <w:spacing w:val="-3"/>
        </w:rPr>
        <w:t xml:space="preserve"> </w:t>
      </w:r>
      <w:r>
        <w:t>lead</w:t>
      </w:r>
      <w:r>
        <w:rPr>
          <w:spacing w:val="-4"/>
        </w:rPr>
        <w:t xml:space="preserve"> </w:t>
      </w:r>
      <w:r>
        <w:t>to untreated or partially treated wastewater being released into surrounding water bodies,</w:t>
      </w:r>
      <w:r>
        <w:rPr>
          <w:spacing w:val="-2"/>
        </w:rPr>
        <w:t xml:space="preserve"> </w:t>
      </w:r>
      <w:r>
        <w:t>exacerbating</w:t>
      </w:r>
      <w:r>
        <w:rPr>
          <w:spacing w:val="-5"/>
        </w:rPr>
        <w:t xml:space="preserve"> </w:t>
      </w:r>
      <w:r>
        <w:t>environmental</w:t>
      </w:r>
      <w:r>
        <w:rPr>
          <w:spacing w:val="-2"/>
        </w:rPr>
        <w:t xml:space="preserve"> </w:t>
      </w:r>
      <w:r>
        <w:t>and</w:t>
      </w:r>
      <w:r>
        <w:rPr>
          <w:spacing w:val="-2"/>
        </w:rPr>
        <w:t xml:space="preserve"> </w:t>
      </w:r>
      <w:r>
        <w:t>public</w:t>
      </w:r>
      <w:r>
        <w:rPr>
          <w:spacing w:val="-2"/>
        </w:rPr>
        <w:t xml:space="preserve"> </w:t>
      </w:r>
      <w:r>
        <w:t>health</w:t>
      </w:r>
      <w:r>
        <w:rPr>
          <w:spacing w:val="-2"/>
        </w:rPr>
        <w:t xml:space="preserve"> </w:t>
      </w:r>
      <w:r>
        <w:t>concerns.</w:t>
      </w:r>
      <w:r>
        <w:rPr>
          <w:spacing w:val="-2"/>
        </w:rPr>
        <w:t xml:space="preserve"> </w:t>
      </w:r>
      <w:r>
        <w:t>To</w:t>
      </w:r>
      <w:r>
        <w:rPr>
          <w:spacing w:val="-2"/>
        </w:rPr>
        <w:t xml:space="preserve"> </w:t>
      </w:r>
      <w:r>
        <w:t>mitigate</w:t>
      </w:r>
      <w:r>
        <w:rPr>
          <w:spacing w:val="-1"/>
        </w:rPr>
        <w:t xml:space="preserve"> </w:t>
      </w:r>
      <w:r>
        <w:t>these risks, the following measures are recommended:</w:t>
      </w:r>
    </w:p>
    <w:p w14:paraId="2A99BB2E" w14:textId="77777777" w:rsidR="007528D5" w:rsidRDefault="00000000">
      <w:pPr>
        <w:pStyle w:val="ListParagraph"/>
        <w:numPr>
          <w:ilvl w:val="1"/>
          <w:numId w:val="1"/>
        </w:numPr>
        <w:tabs>
          <w:tab w:val="left" w:pos="1900"/>
        </w:tabs>
        <w:spacing w:line="360" w:lineRule="auto"/>
        <w:ind w:right="161"/>
        <w:rPr>
          <w:sz w:val="24"/>
        </w:rPr>
      </w:pPr>
      <w:r>
        <w:rPr>
          <w:sz w:val="24"/>
        </w:rPr>
        <w:t>Elevation of Critical Infrastructure: Key components of the wastewater treatment process, such as pumps, electrical systems, and chemical storage, should</w:t>
      </w:r>
      <w:r>
        <w:rPr>
          <w:spacing w:val="-4"/>
          <w:sz w:val="24"/>
        </w:rPr>
        <w:t xml:space="preserve"> </w:t>
      </w:r>
      <w:r>
        <w:rPr>
          <w:sz w:val="24"/>
        </w:rPr>
        <w:t>be</w:t>
      </w:r>
      <w:r>
        <w:rPr>
          <w:spacing w:val="-5"/>
          <w:sz w:val="24"/>
        </w:rPr>
        <w:t xml:space="preserve"> </w:t>
      </w:r>
      <w:r>
        <w:rPr>
          <w:sz w:val="24"/>
        </w:rPr>
        <w:t>elevated</w:t>
      </w:r>
      <w:r>
        <w:rPr>
          <w:spacing w:val="-3"/>
          <w:sz w:val="24"/>
        </w:rPr>
        <w:t xml:space="preserve"> </w:t>
      </w:r>
      <w:r>
        <w:rPr>
          <w:sz w:val="24"/>
        </w:rPr>
        <w:t>above</w:t>
      </w:r>
      <w:r>
        <w:rPr>
          <w:spacing w:val="-3"/>
          <w:sz w:val="24"/>
        </w:rPr>
        <w:t xml:space="preserve"> </w:t>
      </w:r>
      <w:r>
        <w:rPr>
          <w:sz w:val="24"/>
        </w:rPr>
        <w:t>the</w:t>
      </w:r>
      <w:r>
        <w:rPr>
          <w:spacing w:val="-4"/>
          <w:sz w:val="24"/>
        </w:rPr>
        <w:t xml:space="preserve"> </w:t>
      </w:r>
      <w:r>
        <w:rPr>
          <w:sz w:val="24"/>
        </w:rPr>
        <w:t>100-year</w:t>
      </w:r>
      <w:r>
        <w:rPr>
          <w:spacing w:val="-4"/>
          <w:sz w:val="24"/>
        </w:rPr>
        <w:t xml:space="preserve"> </w:t>
      </w:r>
      <w:r>
        <w:rPr>
          <w:sz w:val="24"/>
        </w:rPr>
        <w:t>floodplain</w:t>
      </w:r>
      <w:r>
        <w:rPr>
          <w:spacing w:val="-4"/>
          <w:sz w:val="24"/>
        </w:rPr>
        <w:t xml:space="preserve"> </w:t>
      </w:r>
      <w:r>
        <w:rPr>
          <w:sz w:val="24"/>
        </w:rPr>
        <w:t>level.</w:t>
      </w:r>
      <w:r>
        <w:rPr>
          <w:spacing w:val="-4"/>
          <w:sz w:val="24"/>
        </w:rPr>
        <w:t xml:space="preserve"> </w:t>
      </w:r>
      <w:r>
        <w:rPr>
          <w:sz w:val="24"/>
        </w:rPr>
        <w:t>This</w:t>
      </w:r>
      <w:r>
        <w:rPr>
          <w:spacing w:val="-4"/>
          <w:sz w:val="24"/>
        </w:rPr>
        <w:t xml:space="preserve"> </w:t>
      </w:r>
      <w:r>
        <w:rPr>
          <w:sz w:val="24"/>
        </w:rPr>
        <w:t>would</w:t>
      </w:r>
      <w:r>
        <w:rPr>
          <w:spacing w:val="-4"/>
          <w:sz w:val="24"/>
        </w:rPr>
        <w:t xml:space="preserve"> </w:t>
      </w:r>
      <w:r>
        <w:rPr>
          <w:sz w:val="24"/>
        </w:rPr>
        <w:t>reduce</w:t>
      </w:r>
      <w:r>
        <w:rPr>
          <w:spacing w:val="-5"/>
          <w:sz w:val="24"/>
        </w:rPr>
        <w:t xml:space="preserve"> </w:t>
      </w:r>
      <w:r>
        <w:rPr>
          <w:sz w:val="24"/>
        </w:rPr>
        <w:t>the likelihood of damage during flooding events.</w:t>
      </w:r>
    </w:p>
    <w:p w14:paraId="2A99BB2F" w14:textId="77777777" w:rsidR="007528D5" w:rsidRDefault="00000000">
      <w:pPr>
        <w:pStyle w:val="ListParagraph"/>
        <w:numPr>
          <w:ilvl w:val="1"/>
          <w:numId w:val="1"/>
        </w:numPr>
        <w:tabs>
          <w:tab w:val="left" w:pos="1900"/>
        </w:tabs>
        <w:spacing w:line="360" w:lineRule="auto"/>
        <w:ind w:right="250"/>
        <w:rPr>
          <w:sz w:val="24"/>
        </w:rPr>
      </w:pPr>
      <w:r>
        <w:rPr>
          <w:sz w:val="24"/>
        </w:rPr>
        <w:t>Flood Barriers and Levees: Installing permanent flood barriers, levees, or berms</w:t>
      </w:r>
      <w:r>
        <w:rPr>
          <w:spacing w:val="-4"/>
          <w:sz w:val="24"/>
        </w:rPr>
        <w:t xml:space="preserve"> </w:t>
      </w:r>
      <w:r>
        <w:rPr>
          <w:sz w:val="24"/>
        </w:rPr>
        <w:t>around</w:t>
      </w:r>
      <w:r>
        <w:rPr>
          <w:spacing w:val="-5"/>
          <w:sz w:val="24"/>
        </w:rPr>
        <w:t xml:space="preserve"> </w:t>
      </w:r>
      <w:r>
        <w:rPr>
          <w:sz w:val="24"/>
        </w:rPr>
        <w:t>the</w:t>
      </w:r>
      <w:r>
        <w:rPr>
          <w:spacing w:val="-3"/>
          <w:sz w:val="24"/>
        </w:rPr>
        <w:t xml:space="preserve"> </w:t>
      </w:r>
      <w:r>
        <w:rPr>
          <w:sz w:val="24"/>
        </w:rPr>
        <w:t>facility</w:t>
      </w:r>
      <w:r>
        <w:rPr>
          <w:spacing w:val="-7"/>
          <w:sz w:val="24"/>
        </w:rPr>
        <w:t xml:space="preserve"> </w:t>
      </w:r>
      <w:r>
        <w:rPr>
          <w:sz w:val="24"/>
        </w:rPr>
        <w:t>can</w:t>
      </w:r>
      <w:r>
        <w:rPr>
          <w:spacing w:val="-4"/>
          <w:sz w:val="24"/>
        </w:rPr>
        <w:t xml:space="preserve"> </w:t>
      </w:r>
      <w:r>
        <w:rPr>
          <w:sz w:val="24"/>
        </w:rPr>
        <w:t>provide</w:t>
      </w:r>
      <w:r>
        <w:rPr>
          <w:spacing w:val="-4"/>
          <w:sz w:val="24"/>
        </w:rPr>
        <w:t xml:space="preserve"> </w:t>
      </w:r>
      <w:r>
        <w:rPr>
          <w:sz w:val="24"/>
        </w:rPr>
        <w:t>physical</w:t>
      </w:r>
      <w:r>
        <w:rPr>
          <w:spacing w:val="-4"/>
          <w:sz w:val="24"/>
        </w:rPr>
        <w:t xml:space="preserve"> </w:t>
      </w:r>
      <w:r>
        <w:rPr>
          <w:sz w:val="24"/>
        </w:rPr>
        <w:t>protection</w:t>
      </w:r>
      <w:r>
        <w:rPr>
          <w:spacing w:val="-4"/>
          <w:sz w:val="24"/>
        </w:rPr>
        <w:t xml:space="preserve"> </w:t>
      </w:r>
      <w:r>
        <w:rPr>
          <w:sz w:val="24"/>
        </w:rPr>
        <w:t>against rising</w:t>
      </w:r>
      <w:r>
        <w:rPr>
          <w:spacing w:val="-6"/>
          <w:sz w:val="24"/>
        </w:rPr>
        <w:t xml:space="preserve"> </w:t>
      </w:r>
      <w:r>
        <w:rPr>
          <w:sz w:val="24"/>
        </w:rPr>
        <w:t xml:space="preserve">water </w:t>
      </w:r>
      <w:r>
        <w:rPr>
          <w:spacing w:val="-2"/>
          <w:sz w:val="24"/>
        </w:rPr>
        <w:t>levels.</w:t>
      </w:r>
    </w:p>
    <w:p w14:paraId="2A99BB30" w14:textId="77777777" w:rsidR="007528D5" w:rsidRDefault="007528D5">
      <w:pPr>
        <w:spacing w:line="360" w:lineRule="auto"/>
        <w:rPr>
          <w:sz w:val="24"/>
        </w:rPr>
        <w:sectPr w:rsidR="007528D5">
          <w:pgSz w:w="12240" w:h="15840"/>
          <w:pgMar w:top="1360" w:right="1320" w:bottom="1200" w:left="1340" w:header="0" w:footer="1004" w:gutter="0"/>
          <w:cols w:space="720"/>
        </w:sectPr>
      </w:pPr>
    </w:p>
    <w:p w14:paraId="2A99BB31" w14:textId="77777777" w:rsidR="007528D5" w:rsidRDefault="00000000">
      <w:pPr>
        <w:pStyle w:val="ListParagraph"/>
        <w:numPr>
          <w:ilvl w:val="1"/>
          <w:numId w:val="1"/>
        </w:numPr>
        <w:tabs>
          <w:tab w:val="left" w:pos="1900"/>
        </w:tabs>
        <w:spacing w:before="74" w:line="360" w:lineRule="auto"/>
        <w:ind w:right="131"/>
        <w:jc w:val="both"/>
        <w:rPr>
          <w:sz w:val="24"/>
        </w:rPr>
      </w:pPr>
      <w:r>
        <w:rPr>
          <w:sz w:val="24"/>
        </w:rPr>
        <w:lastRenderedPageBreak/>
        <w:t>Storm water</w:t>
      </w:r>
      <w:r>
        <w:rPr>
          <w:spacing w:val="-2"/>
          <w:sz w:val="24"/>
        </w:rPr>
        <w:t xml:space="preserve"> </w:t>
      </w:r>
      <w:r>
        <w:rPr>
          <w:sz w:val="24"/>
        </w:rPr>
        <w:t>Management Enhancements: Improving</w:t>
      </w:r>
      <w:r>
        <w:rPr>
          <w:spacing w:val="-3"/>
          <w:sz w:val="24"/>
        </w:rPr>
        <w:t xml:space="preserve"> </w:t>
      </w:r>
      <w:r>
        <w:rPr>
          <w:sz w:val="24"/>
        </w:rPr>
        <w:t>on-site</w:t>
      </w:r>
      <w:r>
        <w:rPr>
          <w:spacing w:val="-1"/>
          <w:sz w:val="24"/>
        </w:rPr>
        <w:t xml:space="preserve"> </w:t>
      </w:r>
      <w:r>
        <w:rPr>
          <w:sz w:val="24"/>
        </w:rPr>
        <w:t>drainage</w:t>
      </w:r>
      <w:r>
        <w:rPr>
          <w:spacing w:val="-1"/>
          <w:sz w:val="24"/>
        </w:rPr>
        <w:t xml:space="preserve"> </w:t>
      </w:r>
      <w:r>
        <w:rPr>
          <w:sz w:val="24"/>
        </w:rPr>
        <w:t>systems and</w:t>
      </w:r>
      <w:r>
        <w:rPr>
          <w:spacing w:val="-3"/>
          <w:sz w:val="24"/>
        </w:rPr>
        <w:t xml:space="preserve"> </w:t>
      </w:r>
      <w:r>
        <w:rPr>
          <w:sz w:val="24"/>
        </w:rPr>
        <w:t>incorporating</w:t>
      </w:r>
      <w:r>
        <w:rPr>
          <w:spacing w:val="-6"/>
          <w:sz w:val="24"/>
        </w:rPr>
        <w:t xml:space="preserve"> </w:t>
      </w:r>
      <w:r>
        <w:rPr>
          <w:sz w:val="24"/>
        </w:rPr>
        <w:t>retention</w:t>
      </w:r>
      <w:r>
        <w:rPr>
          <w:spacing w:val="-3"/>
          <w:sz w:val="24"/>
        </w:rPr>
        <w:t xml:space="preserve"> </w:t>
      </w:r>
      <w:r>
        <w:rPr>
          <w:sz w:val="24"/>
        </w:rPr>
        <w:t>basins</w:t>
      </w:r>
      <w:r>
        <w:rPr>
          <w:spacing w:val="-3"/>
          <w:sz w:val="24"/>
        </w:rPr>
        <w:t xml:space="preserve"> </w:t>
      </w:r>
      <w:r>
        <w:rPr>
          <w:sz w:val="24"/>
        </w:rPr>
        <w:t>can</w:t>
      </w:r>
      <w:r>
        <w:rPr>
          <w:spacing w:val="-3"/>
          <w:sz w:val="24"/>
        </w:rPr>
        <w:t xml:space="preserve"> </w:t>
      </w:r>
      <w:r>
        <w:rPr>
          <w:sz w:val="24"/>
        </w:rPr>
        <w:t>help</w:t>
      </w:r>
      <w:r>
        <w:rPr>
          <w:spacing w:val="-3"/>
          <w:sz w:val="24"/>
        </w:rPr>
        <w:t xml:space="preserve"> </w:t>
      </w:r>
      <w:r>
        <w:rPr>
          <w:sz w:val="24"/>
        </w:rPr>
        <w:t>manage</w:t>
      </w:r>
      <w:r>
        <w:rPr>
          <w:spacing w:val="-2"/>
          <w:sz w:val="24"/>
        </w:rPr>
        <w:t xml:space="preserve"> </w:t>
      </w:r>
      <w:r>
        <w:rPr>
          <w:sz w:val="24"/>
        </w:rPr>
        <w:t>excess</w:t>
      </w:r>
      <w:r>
        <w:rPr>
          <w:spacing w:val="-3"/>
          <w:sz w:val="24"/>
        </w:rPr>
        <w:t xml:space="preserve"> </w:t>
      </w:r>
      <w:r>
        <w:rPr>
          <w:sz w:val="24"/>
        </w:rPr>
        <w:t>water</w:t>
      </w:r>
      <w:r>
        <w:rPr>
          <w:spacing w:val="-5"/>
          <w:sz w:val="24"/>
        </w:rPr>
        <w:t xml:space="preserve"> </w:t>
      </w:r>
      <w:r>
        <w:rPr>
          <w:sz w:val="24"/>
        </w:rPr>
        <w:t>during</w:t>
      </w:r>
      <w:r>
        <w:rPr>
          <w:spacing w:val="-6"/>
          <w:sz w:val="24"/>
        </w:rPr>
        <w:t xml:space="preserve"> </w:t>
      </w:r>
      <w:r>
        <w:rPr>
          <w:sz w:val="24"/>
        </w:rPr>
        <w:t>heavy rainfall, reducing the risk of flooding within the facility.</w:t>
      </w:r>
    </w:p>
    <w:p w14:paraId="2A99BB32" w14:textId="77777777" w:rsidR="007528D5" w:rsidRDefault="00000000">
      <w:pPr>
        <w:pStyle w:val="ListParagraph"/>
        <w:numPr>
          <w:ilvl w:val="1"/>
          <w:numId w:val="1"/>
        </w:numPr>
        <w:tabs>
          <w:tab w:val="left" w:pos="1900"/>
        </w:tabs>
        <w:spacing w:line="360" w:lineRule="auto"/>
        <w:ind w:right="205"/>
        <w:rPr>
          <w:sz w:val="24"/>
        </w:rPr>
      </w:pPr>
      <w:r>
        <w:rPr>
          <w:sz w:val="24"/>
        </w:rPr>
        <w:t>Floodproofing Measures: Structural floodproofing, such as sealing walls and installing</w:t>
      </w:r>
      <w:r>
        <w:rPr>
          <w:spacing w:val="-7"/>
          <w:sz w:val="24"/>
        </w:rPr>
        <w:t xml:space="preserve"> </w:t>
      </w:r>
      <w:r>
        <w:rPr>
          <w:sz w:val="24"/>
        </w:rPr>
        <w:t>backflow</w:t>
      </w:r>
      <w:r>
        <w:rPr>
          <w:spacing w:val="-6"/>
          <w:sz w:val="24"/>
        </w:rPr>
        <w:t xml:space="preserve"> </w:t>
      </w:r>
      <w:r>
        <w:rPr>
          <w:sz w:val="24"/>
        </w:rPr>
        <w:t>prevention</w:t>
      </w:r>
      <w:r>
        <w:rPr>
          <w:spacing w:val="-5"/>
          <w:sz w:val="24"/>
        </w:rPr>
        <w:t xml:space="preserve"> </w:t>
      </w:r>
      <w:r>
        <w:rPr>
          <w:sz w:val="24"/>
        </w:rPr>
        <w:t>valves,</w:t>
      </w:r>
      <w:r>
        <w:rPr>
          <w:spacing w:val="-5"/>
          <w:sz w:val="24"/>
        </w:rPr>
        <w:t xml:space="preserve"> </w:t>
      </w:r>
      <w:r>
        <w:rPr>
          <w:sz w:val="24"/>
        </w:rPr>
        <w:t>can</w:t>
      </w:r>
      <w:r>
        <w:rPr>
          <w:spacing w:val="-5"/>
          <w:sz w:val="24"/>
        </w:rPr>
        <w:t xml:space="preserve"> </w:t>
      </w:r>
      <w:r>
        <w:rPr>
          <w:sz w:val="24"/>
        </w:rPr>
        <w:t>prevent</w:t>
      </w:r>
      <w:r>
        <w:rPr>
          <w:spacing w:val="-3"/>
          <w:sz w:val="24"/>
        </w:rPr>
        <w:t xml:space="preserve"> </w:t>
      </w:r>
      <w:r>
        <w:rPr>
          <w:sz w:val="24"/>
        </w:rPr>
        <w:t>water</w:t>
      </w:r>
      <w:r>
        <w:rPr>
          <w:spacing w:val="-7"/>
          <w:sz w:val="24"/>
        </w:rPr>
        <w:t xml:space="preserve"> </w:t>
      </w:r>
      <w:r>
        <w:rPr>
          <w:sz w:val="24"/>
        </w:rPr>
        <w:t>intrusion</w:t>
      </w:r>
      <w:r>
        <w:rPr>
          <w:spacing w:val="-5"/>
          <w:sz w:val="24"/>
        </w:rPr>
        <w:t xml:space="preserve"> </w:t>
      </w:r>
      <w:r>
        <w:rPr>
          <w:sz w:val="24"/>
        </w:rPr>
        <w:t>and</w:t>
      </w:r>
      <w:r>
        <w:rPr>
          <w:spacing w:val="-5"/>
          <w:sz w:val="24"/>
        </w:rPr>
        <w:t xml:space="preserve"> </w:t>
      </w:r>
      <w:r>
        <w:rPr>
          <w:sz w:val="24"/>
        </w:rPr>
        <w:t>protect critical equipment.</w:t>
      </w:r>
    </w:p>
    <w:p w14:paraId="2A99BB33" w14:textId="77777777" w:rsidR="007528D5" w:rsidRDefault="00000000">
      <w:pPr>
        <w:pStyle w:val="ListParagraph"/>
        <w:numPr>
          <w:ilvl w:val="1"/>
          <w:numId w:val="1"/>
        </w:numPr>
        <w:tabs>
          <w:tab w:val="left" w:pos="1900"/>
        </w:tabs>
        <w:spacing w:before="1" w:line="360" w:lineRule="auto"/>
        <w:ind w:right="232"/>
        <w:rPr>
          <w:sz w:val="24"/>
        </w:rPr>
      </w:pPr>
      <w:r>
        <w:rPr>
          <w:sz w:val="24"/>
        </w:rPr>
        <w:t>Relocation of Vulnerable Components: As part of the planned upgrades, relocating portions of the POTW to higher ground or constructing new facilities</w:t>
      </w:r>
      <w:r>
        <w:rPr>
          <w:spacing w:val="-4"/>
          <w:sz w:val="24"/>
        </w:rPr>
        <w:t xml:space="preserve"> </w:t>
      </w:r>
      <w:r>
        <w:rPr>
          <w:sz w:val="24"/>
        </w:rPr>
        <w:t>outside</w:t>
      </w:r>
      <w:r>
        <w:rPr>
          <w:spacing w:val="-5"/>
          <w:sz w:val="24"/>
        </w:rPr>
        <w:t xml:space="preserve"> </w:t>
      </w:r>
      <w:r>
        <w:rPr>
          <w:sz w:val="24"/>
        </w:rPr>
        <w:t>the</w:t>
      </w:r>
      <w:r>
        <w:rPr>
          <w:spacing w:val="-4"/>
          <w:sz w:val="24"/>
        </w:rPr>
        <w:t xml:space="preserve"> </w:t>
      </w:r>
      <w:r>
        <w:rPr>
          <w:sz w:val="24"/>
        </w:rPr>
        <w:t>flood</w:t>
      </w:r>
      <w:r>
        <w:rPr>
          <w:spacing w:val="-4"/>
          <w:sz w:val="24"/>
        </w:rPr>
        <w:t xml:space="preserve"> </w:t>
      </w:r>
      <w:r>
        <w:rPr>
          <w:sz w:val="24"/>
        </w:rPr>
        <w:t>zone</w:t>
      </w:r>
      <w:r>
        <w:rPr>
          <w:spacing w:val="-5"/>
          <w:sz w:val="24"/>
        </w:rPr>
        <w:t xml:space="preserve"> </w:t>
      </w:r>
      <w:r>
        <w:rPr>
          <w:sz w:val="24"/>
        </w:rPr>
        <w:t>should</w:t>
      </w:r>
      <w:r>
        <w:rPr>
          <w:spacing w:val="-4"/>
          <w:sz w:val="24"/>
        </w:rPr>
        <w:t xml:space="preserve"> </w:t>
      </w:r>
      <w:r>
        <w:rPr>
          <w:sz w:val="24"/>
        </w:rPr>
        <w:t>be</w:t>
      </w:r>
      <w:r>
        <w:rPr>
          <w:spacing w:val="-5"/>
          <w:sz w:val="24"/>
        </w:rPr>
        <w:t xml:space="preserve"> </w:t>
      </w:r>
      <w:r>
        <w:rPr>
          <w:sz w:val="24"/>
        </w:rPr>
        <w:t>prioritized.</w:t>
      </w:r>
      <w:r>
        <w:rPr>
          <w:spacing w:val="-4"/>
          <w:sz w:val="24"/>
        </w:rPr>
        <w:t xml:space="preserve"> </w:t>
      </w:r>
      <w:r>
        <w:rPr>
          <w:sz w:val="24"/>
        </w:rPr>
        <w:t>This</w:t>
      </w:r>
      <w:r>
        <w:rPr>
          <w:spacing w:val="-4"/>
          <w:sz w:val="24"/>
        </w:rPr>
        <w:t xml:space="preserve"> </w:t>
      </w:r>
      <w:r>
        <w:rPr>
          <w:sz w:val="24"/>
        </w:rPr>
        <w:t>long-term</w:t>
      </w:r>
      <w:r>
        <w:rPr>
          <w:spacing w:val="-4"/>
          <w:sz w:val="24"/>
        </w:rPr>
        <w:t xml:space="preserve"> </w:t>
      </w:r>
      <w:r>
        <w:rPr>
          <w:sz w:val="24"/>
        </w:rPr>
        <w:t>solution aligns with the $85 million upgrade project’s goals.</w:t>
      </w:r>
    </w:p>
    <w:p w14:paraId="2A99BB34" w14:textId="469C78CC" w:rsidR="007528D5" w:rsidRDefault="00000000">
      <w:pPr>
        <w:pStyle w:val="ListParagraph"/>
        <w:numPr>
          <w:ilvl w:val="0"/>
          <w:numId w:val="1"/>
        </w:numPr>
        <w:tabs>
          <w:tab w:val="left" w:pos="1180"/>
        </w:tabs>
        <w:spacing w:line="360" w:lineRule="auto"/>
        <w:ind w:right="176"/>
        <w:rPr>
          <w:sz w:val="24"/>
        </w:rPr>
      </w:pPr>
      <w:r>
        <w:rPr>
          <w:sz w:val="24"/>
        </w:rPr>
        <w:t>Implementation of a Monitoring</w:t>
      </w:r>
      <w:r>
        <w:rPr>
          <w:spacing w:val="-2"/>
          <w:sz w:val="24"/>
        </w:rPr>
        <w:t xml:space="preserve"> </w:t>
      </w:r>
      <w:r>
        <w:rPr>
          <w:sz w:val="24"/>
        </w:rPr>
        <w:t xml:space="preserve">System at the </w:t>
      </w:r>
      <w:del w:id="146" w:author="Tim Lohner" w:date="2024-12-09T16:13:00Z">
        <w:r w:rsidDel="00B93B24">
          <w:rPr>
            <w:sz w:val="24"/>
          </w:rPr>
          <w:delText>AEP</w:delText>
        </w:r>
      </w:del>
      <w:ins w:id="147" w:author="Tim Lohner" w:date="2024-12-09T16:13:00Z">
        <w:r w:rsidR="00B93B24">
          <w:rPr>
            <w:sz w:val="24"/>
          </w:rPr>
          <w:t>PSO</w:t>
        </w:r>
      </w:ins>
      <w:r>
        <w:rPr>
          <w:sz w:val="24"/>
        </w:rPr>
        <w:t xml:space="preserve"> Intake Site: Given the variability in water quality from the Lawton POTW, it is recommended that </w:t>
      </w:r>
      <w:del w:id="148" w:author="Tim Lohner" w:date="2024-12-09T16:13:00Z">
        <w:r w:rsidDel="00B93B24">
          <w:rPr>
            <w:sz w:val="24"/>
          </w:rPr>
          <w:delText>AEP</w:delText>
        </w:r>
      </w:del>
      <w:ins w:id="149" w:author="Tim Lohner" w:date="2024-12-09T16:13:00Z">
        <w:r w:rsidR="00B93B24">
          <w:rPr>
            <w:sz w:val="24"/>
          </w:rPr>
          <w:t>PSO</w:t>
        </w:r>
      </w:ins>
      <w:r>
        <w:rPr>
          <w:sz w:val="24"/>
        </w:rPr>
        <w:t xml:space="preserve"> establish its own monitoring system at the intake site where effluent is pumped to the Comanche Generation</w:t>
      </w:r>
      <w:r>
        <w:rPr>
          <w:spacing w:val="-3"/>
          <w:sz w:val="24"/>
        </w:rPr>
        <w:t xml:space="preserve"> </w:t>
      </w:r>
      <w:r>
        <w:rPr>
          <w:sz w:val="24"/>
        </w:rPr>
        <w:t>Facility.</w:t>
      </w:r>
      <w:r>
        <w:rPr>
          <w:spacing w:val="-3"/>
          <w:sz w:val="24"/>
        </w:rPr>
        <w:t xml:space="preserve"> </w:t>
      </w:r>
      <w:r>
        <w:rPr>
          <w:sz w:val="24"/>
        </w:rPr>
        <w:t>Such</w:t>
      </w:r>
      <w:r>
        <w:rPr>
          <w:spacing w:val="-3"/>
          <w:sz w:val="24"/>
        </w:rPr>
        <w:t xml:space="preserve"> </w:t>
      </w:r>
      <w:r>
        <w:rPr>
          <w:sz w:val="24"/>
        </w:rPr>
        <w:t>a</w:t>
      </w:r>
      <w:r>
        <w:rPr>
          <w:spacing w:val="-4"/>
          <w:sz w:val="24"/>
        </w:rPr>
        <w:t xml:space="preserve"> </w:t>
      </w:r>
      <w:r>
        <w:rPr>
          <w:sz w:val="24"/>
        </w:rPr>
        <w:t>system</w:t>
      </w:r>
      <w:r>
        <w:rPr>
          <w:spacing w:val="-3"/>
          <w:sz w:val="24"/>
        </w:rPr>
        <w:t xml:space="preserve"> </w:t>
      </w:r>
      <w:r>
        <w:rPr>
          <w:sz w:val="24"/>
        </w:rPr>
        <w:t>would</w:t>
      </w:r>
      <w:r>
        <w:rPr>
          <w:spacing w:val="-3"/>
          <w:sz w:val="24"/>
        </w:rPr>
        <w:t xml:space="preserve"> </w:t>
      </w:r>
      <w:r>
        <w:rPr>
          <w:sz w:val="24"/>
        </w:rPr>
        <w:t>provide</w:t>
      </w:r>
      <w:r>
        <w:rPr>
          <w:spacing w:val="-5"/>
          <w:sz w:val="24"/>
        </w:rPr>
        <w:t xml:space="preserve"> </w:t>
      </w:r>
      <w:r>
        <w:rPr>
          <w:sz w:val="24"/>
        </w:rPr>
        <w:t>real-time</w:t>
      </w:r>
      <w:r>
        <w:rPr>
          <w:spacing w:val="-3"/>
          <w:sz w:val="24"/>
        </w:rPr>
        <w:t xml:space="preserve"> </w:t>
      </w:r>
      <w:r>
        <w:rPr>
          <w:sz w:val="24"/>
        </w:rPr>
        <w:t>data</w:t>
      </w:r>
      <w:r>
        <w:rPr>
          <w:spacing w:val="-3"/>
          <w:sz w:val="24"/>
        </w:rPr>
        <w:t xml:space="preserve"> </w:t>
      </w:r>
      <w:r>
        <w:rPr>
          <w:sz w:val="24"/>
        </w:rPr>
        <w:t>on</w:t>
      </w:r>
      <w:r>
        <w:rPr>
          <w:spacing w:val="-3"/>
          <w:sz w:val="24"/>
        </w:rPr>
        <w:t xml:space="preserve"> </w:t>
      </w:r>
      <w:r>
        <w:rPr>
          <w:sz w:val="24"/>
        </w:rPr>
        <w:t>key</w:t>
      </w:r>
      <w:r>
        <w:rPr>
          <w:spacing w:val="-6"/>
          <w:sz w:val="24"/>
        </w:rPr>
        <w:t xml:space="preserve"> </w:t>
      </w:r>
      <w:r>
        <w:rPr>
          <w:sz w:val="24"/>
        </w:rPr>
        <w:t>water</w:t>
      </w:r>
      <w:r>
        <w:rPr>
          <w:spacing w:val="-5"/>
          <w:sz w:val="24"/>
        </w:rPr>
        <w:t xml:space="preserve"> </w:t>
      </w:r>
      <w:r>
        <w:rPr>
          <w:sz w:val="24"/>
        </w:rPr>
        <w:t xml:space="preserve">quality parameters, allowing </w:t>
      </w:r>
      <w:commentRangeStart w:id="150"/>
      <w:del w:id="151" w:author="Tim Lohner" w:date="2024-12-09T16:13:00Z">
        <w:r w:rsidDel="00B93B24">
          <w:rPr>
            <w:sz w:val="24"/>
          </w:rPr>
          <w:delText>AEP</w:delText>
        </w:r>
      </w:del>
      <w:ins w:id="152" w:author="Tim Lohner" w:date="2024-12-09T16:13:00Z">
        <w:r w:rsidR="00B93B24">
          <w:rPr>
            <w:sz w:val="24"/>
          </w:rPr>
          <w:t>PSO</w:t>
        </w:r>
      </w:ins>
      <w:r>
        <w:rPr>
          <w:sz w:val="24"/>
        </w:rPr>
        <w:t xml:space="preserve"> to respond proactively to fluctuations and ensure compliance with its own discharge permits</w:t>
      </w:r>
      <w:commentRangeEnd w:id="150"/>
      <w:r w:rsidR="00B20B42">
        <w:rPr>
          <w:rStyle w:val="CommentReference"/>
        </w:rPr>
        <w:commentReference w:id="150"/>
      </w:r>
      <w:r>
        <w:rPr>
          <w:sz w:val="24"/>
        </w:rPr>
        <w:t>. Specific recommendations include:</w:t>
      </w:r>
    </w:p>
    <w:p w14:paraId="2A99BB35" w14:textId="77777777" w:rsidR="007528D5" w:rsidRDefault="00000000">
      <w:pPr>
        <w:pStyle w:val="ListParagraph"/>
        <w:numPr>
          <w:ilvl w:val="1"/>
          <w:numId w:val="1"/>
        </w:numPr>
        <w:tabs>
          <w:tab w:val="left" w:pos="1900"/>
        </w:tabs>
        <w:spacing w:before="1" w:line="360" w:lineRule="auto"/>
        <w:ind w:right="303"/>
        <w:rPr>
          <w:sz w:val="24"/>
        </w:rPr>
      </w:pPr>
      <w:r>
        <w:rPr>
          <w:sz w:val="24"/>
        </w:rPr>
        <w:t>Installation of Continuous Monitoring Equipment: Real-time sensors for parameters such as ammonia, total dissolved solids (TDS), temperature, and pH should be deployed at the intake point. These sensors would provide continuous</w:t>
      </w:r>
      <w:r>
        <w:rPr>
          <w:spacing w:val="-5"/>
          <w:sz w:val="24"/>
        </w:rPr>
        <w:t xml:space="preserve"> </w:t>
      </w:r>
      <w:r>
        <w:rPr>
          <w:sz w:val="24"/>
        </w:rPr>
        <w:t>data,</w:t>
      </w:r>
      <w:r>
        <w:rPr>
          <w:spacing w:val="-5"/>
          <w:sz w:val="24"/>
        </w:rPr>
        <w:t xml:space="preserve"> </w:t>
      </w:r>
      <w:r>
        <w:rPr>
          <w:sz w:val="24"/>
        </w:rPr>
        <w:t>enabling</w:t>
      </w:r>
      <w:r>
        <w:rPr>
          <w:spacing w:val="-8"/>
          <w:sz w:val="24"/>
        </w:rPr>
        <w:t xml:space="preserve"> </w:t>
      </w:r>
      <w:r>
        <w:rPr>
          <w:sz w:val="24"/>
        </w:rPr>
        <w:t>immediate</w:t>
      </w:r>
      <w:r>
        <w:rPr>
          <w:spacing w:val="-5"/>
          <w:sz w:val="24"/>
        </w:rPr>
        <w:t xml:space="preserve"> </w:t>
      </w:r>
      <w:r>
        <w:rPr>
          <w:sz w:val="24"/>
        </w:rPr>
        <w:t>detection</w:t>
      </w:r>
      <w:r>
        <w:rPr>
          <w:spacing w:val="-5"/>
          <w:sz w:val="24"/>
        </w:rPr>
        <w:t xml:space="preserve"> </w:t>
      </w:r>
      <w:r>
        <w:rPr>
          <w:sz w:val="24"/>
        </w:rPr>
        <w:t>of</w:t>
      </w:r>
      <w:r>
        <w:rPr>
          <w:spacing w:val="-4"/>
          <w:sz w:val="24"/>
        </w:rPr>
        <w:t xml:space="preserve"> </w:t>
      </w:r>
      <w:r>
        <w:rPr>
          <w:sz w:val="24"/>
        </w:rPr>
        <w:t>deviations</w:t>
      </w:r>
      <w:r>
        <w:rPr>
          <w:spacing w:val="-5"/>
          <w:sz w:val="24"/>
        </w:rPr>
        <w:t xml:space="preserve"> </w:t>
      </w:r>
      <w:r>
        <w:rPr>
          <w:sz w:val="24"/>
        </w:rPr>
        <w:t>from</w:t>
      </w:r>
      <w:r>
        <w:rPr>
          <w:spacing w:val="-5"/>
          <w:sz w:val="24"/>
        </w:rPr>
        <w:t xml:space="preserve"> </w:t>
      </w:r>
      <w:r>
        <w:rPr>
          <w:sz w:val="24"/>
        </w:rPr>
        <w:t xml:space="preserve">acceptable </w:t>
      </w:r>
      <w:r>
        <w:rPr>
          <w:spacing w:val="-2"/>
          <w:sz w:val="24"/>
        </w:rPr>
        <w:t>levels.</w:t>
      </w:r>
    </w:p>
    <w:p w14:paraId="2A99BB36" w14:textId="77777777" w:rsidR="007528D5" w:rsidRDefault="00000000">
      <w:pPr>
        <w:pStyle w:val="ListParagraph"/>
        <w:numPr>
          <w:ilvl w:val="1"/>
          <w:numId w:val="1"/>
        </w:numPr>
        <w:tabs>
          <w:tab w:val="left" w:pos="1900"/>
        </w:tabs>
        <w:spacing w:line="275" w:lineRule="exact"/>
        <w:rPr>
          <w:sz w:val="24"/>
        </w:rPr>
      </w:pPr>
      <w:r>
        <w:rPr>
          <w:sz w:val="24"/>
        </w:rPr>
        <w:t>Data</w:t>
      </w:r>
      <w:r>
        <w:rPr>
          <w:spacing w:val="-1"/>
          <w:sz w:val="24"/>
        </w:rPr>
        <w:t xml:space="preserve"> </w:t>
      </w:r>
      <w:r>
        <w:rPr>
          <w:sz w:val="24"/>
        </w:rPr>
        <w:t>Integration</w:t>
      </w:r>
      <w:r>
        <w:rPr>
          <w:spacing w:val="-1"/>
          <w:sz w:val="24"/>
        </w:rPr>
        <w:t xml:space="preserve"> </w:t>
      </w:r>
      <w:r>
        <w:rPr>
          <w:sz w:val="24"/>
        </w:rPr>
        <w:t>with</w:t>
      </w:r>
      <w:r>
        <w:rPr>
          <w:spacing w:val="-1"/>
          <w:sz w:val="24"/>
        </w:rPr>
        <w:t xml:space="preserve"> </w:t>
      </w:r>
      <w:r>
        <w:rPr>
          <w:sz w:val="24"/>
        </w:rPr>
        <w:t>Plant</w:t>
      </w:r>
      <w:r>
        <w:rPr>
          <w:spacing w:val="-1"/>
          <w:sz w:val="24"/>
        </w:rPr>
        <w:t xml:space="preserve"> </w:t>
      </w:r>
      <w:r>
        <w:rPr>
          <w:sz w:val="24"/>
        </w:rPr>
        <w:t>Operations:</w:t>
      </w:r>
      <w:r>
        <w:rPr>
          <w:spacing w:val="-2"/>
          <w:sz w:val="24"/>
        </w:rPr>
        <w:t xml:space="preserve"> </w:t>
      </w:r>
      <w:r>
        <w:rPr>
          <w:sz w:val="24"/>
        </w:rPr>
        <w:t>The</w:t>
      </w:r>
      <w:r>
        <w:rPr>
          <w:spacing w:val="-3"/>
          <w:sz w:val="24"/>
        </w:rPr>
        <w:t xml:space="preserve"> </w:t>
      </w:r>
      <w:r>
        <w:rPr>
          <w:sz w:val="24"/>
        </w:rPr>
        <w:t>monitoring</w:t>
      </w:r>
      <w:r>
        <w:rPr>
          <w:spacing w:val="-4"/>
          <w:sz w:val="24"/>
        </w:rPr>
        <w:t xml:space="preserve"> </w:t>
      </w:r>
      <w:r>
        <w:rPr>
          <w:sz w:val="24"/>
        </w:rPr>
        <w:t>system</w:t>
      </w:r>
      <w:r>
        <w:rPr>
          <w:spacing w:val="-1"/>
          <w:sz w:val="24"/>
        </w:rPr>
        <w:t xml:space="preserve"> </w:t>
      </w:r>
      <w:r>
        <w:rPr>
          <w:sz w:val="24"/>
        </w:rPr>
        <w:t>should</w:t>
      </w:r>
      <w:r>
        <w:rPr>
          <w:spacing w:val="-1"/>
          <w:sz w:val="24"/>
        </w:rPr>
        <w:t xml:space="preserve"> </w:t>
      </w:r>
      <w:proofErr w:type="gramStart"/>
      <w:r>
        <w:rPr>
          <w:spacing w:val="-5"/>
          <w:sz w:val="24"/>
        </w:rPr>
        <w:t>be</w:t>
      </w:r>
      <w:proofErr w:type="gramEnd"/>
    </w:p>
    <w:p w14:paraId="2A99BB37" w14:textId="7BD2F748" w:rsidR="007528D5" w:rsidRDefault="00000000">
      <w:pPr>
        <w:pStyle w:val="BodyText"/>
        <w:spacing w:before="139" w:line="360" w:lineRule="auto"/>
        <w:ind w:left="1900" w:right="120"/>
      </w:pPr>
      <w:r>
        <w:t>integrated</w:t>
      </w:r>
      <w:r>
        <w:rPr>
          <w:spacing w:val="-5"/>
        </w:rPr>
        <w:t xml:space="preserve"> </w:t>
      </w:r>
      <w:r>
        <w:t>into</w:t>
      </w:r>
      <w:r>
        <w:rPr>
          <w:spacing w:val="-5"/>
        </w:rPr>
        <w:t xml:space="preserve"> </w:t>
      </w:r>
      <w:del w:id="153" w:author="Tim Lohner" w:date="2024-12-09T16:13:00Z">
        <w:r w:rsidDel="00B93B24">
          <w:delText>AEP</w:delText>
        </w:r>
      </w:del>
      <w:ins w:id="154" w:author="Tim Lohner" w:date="2024-12-09T16:13:00Z">
        <w:r w:rsidR="00B93B24">
          <w:t>PSO</w:t>
        </w:r>
      </w:ins>
      <w:r>
        <w:t>’s</w:t>
      </w:r>
      <w:r>
        <w:rPr>
          <w:spacing w:val="-6"/>
        </w:rPr>
        <w:t xml:space="preserve"> </w:t>
      </w:r>
      <w:r>
        <w:t>existing</w:t>
      </w:r>
      <w:r>
        <w:rPr>
          <w:spacing w:val="-7"/>
        </w:rPr>
        <w:t xml:space="preserve"> </w:t>
      </w:r>
      <w:r>
        <w:t>operational</w:t>
      </w:r>
      <w:r>
        <w:rPr>
          <w:spacing w:val="-5"/>
        </w:rPr>
        <w:t xml:space="preserve"> </w:t>
      </w:r>
      <w:r>
        <w:t>framework.</w:t>
      </w:r>
      <w:r>
        <w:rPr>
          <w:spacing w:val="-5"/>
        </w:rPr>
        <w:t xml:space="preserve"> </w:t>
      </w:r>
      <w:r>
        <w:t>Automated</w:t>
      </w:r>
      <w:r>
        <w:rPr>
          <w:spacing w:val="-5"/>
        </w:rPr>
        <w:t xml:space="preserve"> </w:t>
      </w:r>
      <w:r>
        <w:t>alerts</w:t>
      </w:r>
      <w:r>
        <w:rPr>
          <w:spacing w:val="-6"/>
        </w:rPr>
        <w:t xml:space="preserve"> </w:t>
      </w:r>
      <w:r>
        <w:t>could notify operators of potential issues, facilitating swift corrective actions.</w:t>
      </w:r>
    </w:p>
    <w:p w14:paraId="2A99BB38" w14:textId="77777777" w:rsidR="007528D5" w:rsidRDefault="00000000">
      <w:pPr>
        <w:pStyle w:val="ListParagraph"/>
        <w:numPr>
          <w:ilvl w:val="1"/>
          <w:numId w:val="1"/>
        </w:numPr>
        <w:tabs>
          <w:tab w:val="left" w:pos="1900"/>
        </w:tabs>
        <w:spacing w:line="360" w:lineRule="auto"/>
        <w:ind w:right="280"/>
        <w:rPr>
          <w:sz w:val="24"/>
        </w:rPr>
      </w:pPr>
      <w:r>
        <w:rPr>
          <w:sz w:val="24"/>
        </w:rPr>
        <w:t>Sampling and Verification Protocols: In addition to real-time monitoring, periodic</w:t>
      </w:r>
      <w:r>
        <w:rPr>
          <w:spacing w:val="-4"/>
          <w:sz w:val="24"/>
        </w:rPr>
        <w:t xml:space="preserve"> </w:t>
      </w:r>
      <w:r>
        <w:rPr>
          <w:sz w:val="24"/>
        </w:rPr>
        <w:t>manual</w:t>
      </w:r>
      <w:r>
        <w:rPr>
          <w:spacing w:val="-3"/>
          <w:sz w:val="24"/>
        </w:rPr>
        <w:t xml:space="preserve"> </w:t>
      </w:r>
      <w:r>
        <w:rPr>
          <w:sz w:val="24"/>
        </w:rPr>
        <w:t>sampling</w:t>
      </w:r>
      <w:r>
        <w:rPr>
          <w:spacing w:val="-6"/>
          <w:sz w:val="24"/>
        </w:rPr>
        <w:t xml:space="preserve"> </w:t>
      </w:r>
      <w:r>
        <w:rPr>
          <w:sz w:val="24"/>
        </w:rPr>
        <w:t>should</w:t>
      </w:r>
      <w:r>
        <w:rPr>
          <w:spacing w:val="-3"/>
          <w:sz w:val="24"/>
        </w:rPr>
        <w:t xml:space="preserve"> </w:t>
      </w:r>
      <w:r>
        <w:rPr>
          <w:sz w:val="24"/>
        </w:rPr>
        <w:t>be</w:t>
      </w:r>
      <w:r>
        <w:rPr>
          <w:spacing w:val="-2"/>
          <w:sz w:val="24"/>
        </w:rPr>
        <w:t xml:space="preserve"> </w:t>
      </w:r>
      <w:r>
        <w:rPr>
          <w:sz w:val="24"/>
        </w:rPr>
        <w:t>conducted</w:t>
      </w:r>
      <w:r>
        <w:rPr>
          <w:spacing w:val="-3"/>
          <w:sz w:val="24"/>
        </w:rPr>
        <w:t xml:space="preserve"> </w:t>
      </w:r>
      <w:r>
        <w:rPr>
          <w:sz w:val="24"/>
        </w:rPr>
        <w:t>to</w:t>
      </w:r>
      <w:r>
        <w:rPr>
          <w:spacing w:val="-1"/>
          <w:sz w:val="24"/>
        </w:rPr>
        <w:t xml:space="preserve"> </w:t>
      </w:r>
      <w:r>
        <w:rPr>
          <w:sz w:val="24"/>
        </w:rPr>
        <w:t>verify</w:t>
      </w:r>
      <w:r>
        <w:rPr>
          <w:spacing w:val="-8"/>
          <w:sz w:val="24"/>
        </w:rPr>
        <w:t xml:space="preserve"> </w:t>
      </w:r>
      <w:r>
        <w:rPr>
          <w:sz w:val="24"/>
        </w:rPr>
        <w:t>sensor</w:t>
      </w:r>
      <w:r>
        <w:rPr>
          <w:spacing w:val="-2"/>
          <w:sz w:val="24"/>
        </w:rPr>
        <w:t xml:space="preserve"> </w:t>
      </w:r>
      <w:r>
        <w:rPr>
          <w:sz w:val="24"/>
        </w:rPr>
        <w:t>accuracy</w:t>
      </w:r>
      <w:r>
        <w:rPr>
          <w:spacing w:val="-8"/>
          <w:sz w:val="24"/>
        </w:rPr>
        <w:t xml:space="preserve"> </w:t>
      </w:r>
      <w:r>
        <w:rPr>
          <w:sz w:val="24"/>
        </w:rPr>
        <w:t>and provide a more comprehensive assessment of water quality.</w:t>
      </w:r>
    </w:p>
    <w:p w14:paraId="2A99BB39" w14:textId="77777777" w:rsidR="007528D5" w:rsidRDefault="00000000">
      <w:pPr>
        <w:pStyle w:val="ListParagraph"/>
        <w:numPr>
          <w:ilvl w:val="1"/>
          <w:numId w:val="1"/>
        </w:numPr>
        <w:tabs>
          <w:tab w:val="left" w:pos="1900"/>
        </w:tabs>
        <w:spacing w:line="360" w:lineRule="auto"/>
        <w:ind w:right="691"/>
        <w:jc w:val="both"/>
        <w:rPr>
          <w:sz w:val="24"/>
        </w:rPr>
      </w:pPr>
      <w:r>
        <w:rPr>
          <w:sz w:val="24"/>
        </w:rPr>
        <w:t>Collaboration</w:t>
      </w:r>
      <w:r>
        <w:rPr>
          <w:spacing w:val="-5"/>
          <w:sz w:val="24"/>
        </w:rPr>
        <w:t xml:space="preserve"> </w:t>
      </w:r>
      <w:r>
        <w:rPr>
          <w:sz w:val="24"/>
        </w:rPr>
        <w:t>with</w:t>
      </w:r>
      <w:r>
        <w:rPr>
          <w:spacing w:val="-5"/>
          <w:sz w:val="24"/>
        </w:rPr>
        <w:t xml:space="preserve"> </w:t>
      </w:r>
      <w:r>
        <w:rPr>
          <w:sz w:val="24"/>
        </w:rPr>
        <w:t>the</w:t>
      </w:r>
      <w:r>
        <w:rPr>
          <w:spacing w:val="-4"/>
          <w:sz w:val="24"/>
        </w:rPr>
        <w:t xml:space="preserve"> </w:t>
      </w:r>
      <w:r>
        <w:rPr>
          <w:sz w:val="24"/>
        </w:rPr>
        <w:t>Lawton</w:t>
      </w:r>
      <w:r>
        <w:rPr>
          <w:spacing w:val="-5"/>
          <w:sz w:val="24"/>
        </w:rPr>
        <w:t xml:space="preserve"> </w:t>
      </w:r>
      <w:r>
        <w:rPr>
          <w:sz w:val="24"/>
        </w:rPr>
        <w:t>POTW:</w:t>
      </w:r>
      <w:r>
        <w:rPr>
          <w:spacing w:val="-5"/>
          <w:sz w:val="24"/>
        </w:rPr>
        <w:t xml:space="preserve"> </w:t>
      </w:r>
      <w:r>
        <w:rPr>
          <w:sz w:val="24"/>
        </w:rPr>
        <w:t>Sharing</w:t>
      </w:r>
      <w:r>
        <w:rPr>
          <w:spacing w:val="-8"/>
          <w:sz w:val="24"/>
        </w:rPr>
        <w:t xml:space="preserve"> </w:t>
      </w:r>
      <w:r>
        <w:rPr>
          <w:sz w:val="24"/>
        </w:rPr>
        <w:t>monitoring</w:t>
      </w:r>
      <w:r>
        <w:rPr>
          <w:spacing w:val="-8"/>
          <w:sz w:val="24"/>
        </w:rPr>
        <w:t xml:space="preserve"> </w:t>
      </w:r>
      <w:r>
        <w:rPr>
          <w:sz w:val="24"/>
        </w:rPr>
        <w:t>data</w:t>
      </w:r>
      <w:r>
        <w:rPr>
          <w:spacing w:val="-5"/>
          <w:sz w:val="24"/>
        </w:rPr>
        <w:t xml:space="preserve"> </w:t>
      </w:r>
      <w:r>
        <w:rPr>
          <w:sz w:val="24"/>
        </w:rPr>
        <w:t>with</w:t>
      </w:r>
      <w:r>
        <w:rPr>
          <w:spacing w:val="-5"/>
          <w:sz w:val="24"/>
        </w:rPr>
        <w:t xml:space="preserve"> </w:t>
      </w:r>
      <w:r>
        <w:rPr>
          <w:sz w:val="24"/>
        </w:rPr>
        <w:t>the POTW could improve transparency</w:t>
      </w:r>
      <w:r>
        <w:rPr>
          <w:spacing w:val="-1"/>
          <w:sz w:val="24"/>
        </w:rPr>
        <w:t xml:space="preserve"> </w:t>
      </w:r>
      <w:r>
        <w:rPr>
          <w:sz w:val="24"/>
        </w:rPr>
        <w:t>and accountability, fostering</w:t>
      </w:r>
      <w:r>
        <w:rPr>
          <w:spacing w:val="-1"/>
          <w:sz w:val="24"/>
        </w:rPr>
        <w:t xml:space="preserve"> </w:t>
      </w:r>
      <w:r>
        <w:rPr>
          <w:sz w:val="24"/>
        </w:rPr>
        <w:t>a more collaborative approach to addressing water quality challenges.</w:t>
      </w:r>
    </w:p>
    <w:p w14:paraId="2A99BB3A" w14:textId="77777777" w:rsidR="007528D5" w:rsidRDefault="007528D5">
      <w:pPr>
        <w:spacing w:line="360" w:lineRule="auto"/>
        <w:jc w:val="both"/>
        <w:rPr>
          <w:sz w:val="24"/>
        </w:rPr>
        <w:sectPr w:rsidR="007528D5">
          <w:pgSz w:w="12240" w:h="15840"/>
          <w:pgMar w:top="1360" w:right="1320" w:bottom="1200" w:left="1340" w:header="0" w:footer="1004" w:gutter="0"/>
          <w:cols w:space="720"/>
        </w:sectPr>
      </w:pPr>
    </w:p>
    <w:p w14:paraId="2A99BB3B" w14:textId="676588CE" w:rsidR="007528D5" w:rsidRDefault="00000000">
      <w:pPr>
        <w:pStyle w:val="ListParagraph"/>
        <w:numPr>
          <w:ilvl w:val="1"/>
          <w:numId w:val="1"/>
        </w:numPr>
        <w:tabs>
          <w:tab w:val="left" w:pos="1900"/>
        </w:tabs>
        <w:spacing w:before="74" w:line="360" w:lineRule="auto"/>
        <w:ind w:right="845"/>
        <w:rPr>
          <w:sz w:val="24"/>
        </w:rPr>
      </w:pPr>
      <w:r>
        <w:rPr>
          <w:sz w:val="24"/>
        </w:rPr>
        <w:lastRenderedPageBreak/>
        <w:t>Long-Term</w:t>
      </w:r>
      <w:r>
        <w:rPr>
          <w:spacing w:val="-4"/>
          <w:sz w:val="24"/>
        </w:rPr>
        <w:t xml:space="preserve"> </w:t>
      </w:r>
      <w:r>
        <w:rPr>
          <w:sz w:val="24"/>
        </w:rPr>
        <w:t>Data</w:t>
      </w:r>
      <w:r>
        <w:rPr>
          <w:spacing w:val="-4"/>
          <w:sz w:val="24"/>
        </w:rPr>
        <w:t xml:space="preserve"> </w:t>
      </w:r>
      <w:r>
        <w:rPr>
          <w:sz w:val="24"/>
        </w:rPr>
        <w:t>Analysis:</w:t>
      </w:r>
      <w:r>
        <w:rPr>
          <w:spacing w:val="-4"/>
          <w:sz w:val="24"/>
        </w:rPr>
        <w:t xml:space="preserve"> </w:t>
      </w:r>
      <w:r>
        <w:rPr>
          <w:sz w:val="24"/>
        </w:rPr>
        <w:t>Over</w:t>
      </w:r>
      <w:r>
        <w:rPr>
          <w:spacing w:val="-4"/>
          <w:sz w:val="24"/>
        </w:rPr>
        <w:t xml:space="preserve"> </w:t>
      </w:r>
      <w:r>
        <w:rPr>
          <w:sz w:val="24"/>
        </w:rPr>
        <w:t>time,</w:t>
      </w:r>
      <w:r>
        <w:rPr>
          <w:spacing w:val="-4"/>
          <w:sz w:val="24"/>
        </w:rPr>
        <w:t xml:space="preserve"> </w:t>
      </w:r>
      <w:r>
        <w:rPr>
          <w:sz w:val="24"/>
        </w:rPr>
        <w:t>the</w:t>
      </w:r>
      <w:r>
        <w:rPr>
          <w:spacing w:val="-4"/>
          <w:sz w:val="24"/>
        </w:rPr>
        <w:t xml:space="preserve"> </w:t>
      </w:r>
      <w:r>
        <w:rPr>
          <w:sz w:val="24"/>
        </w:rPr>
        <w:t>data</w:t>
      </w:r>
      <w:r>
        <w:rPr>
          <w:spacing w:val="-3"/>
          <w:sz w:val="24"/>
        </w:rPr>
        <w:t xml:space="preserve"> </w:t>
      </w:r>
      <w:r>
        <w:rPr>
          <w:sz w:val="24"/>
        </w:rPr>
        <w:t>collected</w:t>
      </w:r>
      <w:r>
        <w:rPr>
          <w:spacing w:val="-4"/>
          <w:sz w:val="24"/>
        </w:rPr>
        <w:t xml:space="preserve"> </w:t>
      </w:r>
      <w:r>
        <w:rPr>
          <w:sz w:val="24"/>
        </w:rPr>
        <w:t>can</w:t>
      </w:r>
      <w:r>
        <w:rPr>
          <w:spacing w:val="-4"/>
          <w:sz w:val="24"/>
        </w:rPr>
        <w:t xml:space="preserve"> </w:t>
      </w:r>
      <w:r>
        <w:rPr>
          <w:sz w:val="24"/>
        </w:rPr>
        <w:t>be</w:t>
      </w:r>
      <w:r>
        <w:rPr>
          <w:spacing w:val="-5"/>
          <w:sz w:val="24"/>
        </w:rPr>
        <w:t xml:space="preserve"> </w:t>
      </w:r>
      <w:r>
        <w:rPr>
          <w:sz w:val="24"/>
        </w:rPr>
        <w:t>used</w:t>
      </w:r>
      <w:r>
        <w:rPr>
          <w:spacing w:val="-4"/>
          <w:sz w:val="24"/>
        </w:rPr>
        <w:t xml:space="preserve"> </w:t>
      </w:r>
      <w:r>
        <w:rPr>
          <w:sz w:val="24"/>
        </w:rPr>
        <w:t xml:space="preserve">to identify trends and patterns in water quality, supporting predictive maintenance and strategic planning for both </w:t>
      </w:r>
      <w:del w:id="155" w:author="Tim Lohner" w:date="2024-12-09T16:13:00Z">
        <w:r w:rsidDel="00B93B24">
          <w:rPr>
            <w:sz w:val="24"/>
          </w:rPr>
          <w:delText>AEP</w:delText>
        </w:r>
      </w:del>
      <w:ins w:id="156" w:author="Tim Lohner" w:date="2024-12-09T16:13:00Z">
        <w:r w:rsidR="00B93B24">
          <w:rPr>
            <w:sz w:val="24"/>
          </w:rPr>
          <w:t>PSO</w:t>
        </w:r>
      </w:ins>
      <w:r>
        <w:rPr>
          <w:sz w:val="24"/>
        </w:rPr>
        <w:t xml:space="preserve"> and the POTW.</w:t>
      </w:r>
    </w:p>
    <w:p w14:paraId="2A99BB3C" w14:textId="3D3E2638" w:rsidR="007528D5" w:rsidRDefault="00000000">
      <w:pPr>
        <w:pStyle w:val="BodyText"/>
        <w:spacing w:before="160" w:line="360" w:lineRule="auto"/>
        <w:ind w:left="100" w:right="120"/>
      </w:pPr>
      <w:r>
        <w:t>By</w:t>
      </w:r>
      <w:r>
        <w:rPr>
          <w:spacing w:val="-8"/>
        </w:rPr>
        <w:t xml:space="preserve"> </w:t>
      </w:r>
      <w:r>
        <w:t>implementing</w:t>
      </w:r>
      <w:r>
        <w:rPr>
          <w:spacing w:val="-6"/>
        </w:rPr>
        <w:t xml:space="preserve"> </w:t>
      </w:r>
      <w:r>
        <w:t>these</w:t>
      </w:r>
      <w:r>
        <w:rPr>
          <w:spacing w:val="-5"/>
        </w:rPr>
        <w:t xml:space="preserve"> </w:t>
      </w:r>
      <w:r>
        <w:t>recommendations,</w:t>
      </w:r>
      <w:r>
        <w:rPr>
          <w:spacing w:val="-4"/>
        </w:rPr>
        <w:t xml:space="preserve"> </w:t>
      </w:r>
      <w:del w:id="157" w:author="Tim Lohner" w:date="2024-12-09T16:13:00Z">
        <w:r w:rsidDel="00B93B24">
          <w:delText>AEP</w:delText>
        </w:r>
      </w:del>
      <w:ins w:id="158" w:author="Tim Lohner" w:date="2024-12-09T16:13:00Z">
        <w:r w:rsidR="00B93B24">
          <w:t>PSO</w:t>
        </w:r>
      </w:ins>
      <w:r>
        <w:rPr>
          <w:spacing w:val="-4"/>
        </w:rPr>
        <w:t xml:space="preserve"> </w:t>
      </w:r>
      <w:r>
        <w:t>can</w:t>
      </w:r>
      <w:r>
        <w:rPr>
          <w:spacing w:val="-4"/>
        </w:rPr>
        <w:t xml:space="preserve"> </w:t>
      </w:r>
      <w:r>
        <w:t>safeguard</w:t>
      </w:r>
      <w:r>
        <w:rPr>
          <w:spacing w:val="-4"/>
        </w:rPr>
        <w:t xml:space="preserve"> </w:t>
      </w:r>
      <w:r>
        <w:t>its</w:t>
      </w:r>
      <w:r>
        <w:rPr>
          <w:spacing w:val="-4"/>
        </w:rPr>
        <w:t xml:space="preserve"> </w:t>
      </w:r>
      <w:r>
        <w:t>operations</w:t>
      </w:r>
      <w:r>
        <w:rPr>
          <w:spacing w:val="-4"/>
        </w:rPr>
        <w:t xml:space="preserve"> </w:t>
      </w:r>
      <w:r>
        <w:t>against</w:t>
      </w:r>
      <w:r>
        <w:rPr>
          <w:spacing w:val="-4"/>
        </w:rPr>
        <w:t xml:space="preserve"> </w:t>
      </w:r>
      <w:r>
        <w:t>the</w:t>
      </w:r>
      <w:r>
        <w:rPr>
          <w:spacing w:val="-4"/>
        </w:rPr>
        <w:t xml:space="preserve"> </w:t>
      </w:r>
      <w:r>
        <w:t>risks associated with variable water quality while enhancing its environmental stewardship.</w:t>
      </w:r>
    </w:p>
    <w:p w14:paraId="2A99BB3D" w14:textId="77777777" w:rsidR="007528D5" w:rsidRDefault="007528D5">
      <w:pPr>
        <w:pStyle w:val="BodyText"/>
      </w:pPr>
    </w:p>
    <w:p w14:paraId="2A99BB3E" w14:textId="77777777" w:rsidR="007528D5" w:rsidRDefault="007528D5">
      <w:pPr>
        <w:pStyle w:val="BodyText"/>
        <w:spacing w:before="184"/>
      </w:pPr>
    </w:p>
    <w:p w14:paraId="2A99BB3F" w14:textId="77777777" w:rsidR="007528D5" w:rsidRDefault="00000000">
      <w:pPr>
        <w:pStyle w:val="Heading1"/>
        <w:ind w:left="0" w:right="13"/>
      </w:pPr>
      <w:r>
        <w:rPr>
          <w:spacing w:val="-2"/>
        </w:rPr>
        <w:t>Conclusion</w:t>
      </w:r>
    </w:p>
    <w:p w14:paraId="2A99BB40" w14:textId="77777777" w:rsidR="007528D5" w:rsidRDefault="00000000">
      <w:pPr>
        <w:pStyle w:val="BodyText"/>
        <w:spacing w:before="404" w:line="360" w:lineRule="auto"/>
        <w:ind w:left="100" w:right="174" w:firstLine="719"/>
      </w:pPr>
      <w:r>
        <w:t>The</w:t>
      </w:r>
      <w:r>
        <w:rPr>
          <w:spacing w:val="-4"/>
        </w:rPr>
        <w:t xml:space="preserve"> </w:t>
      </w:r>
      <w:r>
        <w:t>City</w:t>
      </w:r>
      <w:r>
        <w:rPr>
          <w:spacing w:val="-7"/>
        </w:rPr>
        <w:t xml:space="preserve"> </w:t>
      </w:r>
      <w:r>
        <w:t>of</w:t>
      </w:r>
      <w:r>
        <w:rPr>
          <w:spacing w:val="-1"/>
        </w:rPr>
        <w:t xml:space="preserve"> </w:t>
      </w:r>
      <w:r>
        <w:t>Lawton’s</w:t>
      </w:r>
      <w:r>
        <w:rPr>
          <w:spacing w:val="-3"/>
        </w:rPr>
        <w:t xml:space="preserve"> </w:t>
      </w:r>
      <w:r>
        <w:t>Publicly</w:t>
      </w:r>
      <w:r>
        <w:rPr>
          <w:spacing w:val="-7"/>
        </w:rPr>
        <w:t xml:space="preserve"> </w:t>
      </w:r>
      <w:r>
        <w:t>Owned</w:t>
      </w:r>
      <w:r>
        <w:rPr>
          <w:spacing w:val="-2"/>
        </w:rPr>
        <w:t xml:space="preserve"> </w:t>
      </w:r>
      <w:r>
        <w:t>Treatment Works</w:t>
      </w:r>
      <w:r>
        <w:rPr>
          <w:spacing w:val="-3"/>
        </w:rPr>
        <w:t xml:space="preserve"> </w:t>
      </w:r>
      <w:r>
        <w:t>(POTW)</w:t>
      </w:r>
      <w:r>
        <w:rPr>
          <w:spacing w:val="-2"/>
        </w:rPr>
        <w:t xml:space="preserve"> </w:t>
      </w:r>
      <w:r>
        <w:t>is</w:t>
      </w:r>
      <w:r>
        <w:rPr>
          <w:spacing w:val="-3"/>
        </w:rPr>
        <w:t xml:space="preserve"> </w:t>
      </w:r>
      <w:r>
        <w:t>at</w:t>
      </w:r>
      <w:r>
        <w:rPr>
          <w:spacing w:val="-2"/>
        </w:rPr>
        <w:t xml:space="preserve"> </w:t>
      </w:r>
      <w:r>
        <w:t>a</w:t>
      </w:r>
      <w:r>
        <w:rPr>
          <w:spacing w:val="-2"/>
        </w:rPr>
        <w:t xml:space="preserve"> </w:t>
      </w:r>
      <w:r>
        <w:t>critical</w:t>
      </w:r>
      <w:r>
        <w:rPr>
          <w:spacing w:val="-2"/>
        </w:rPr>
        <w:t xml:space="preserve"> </w:t>
      </w:r>
      <w:r>
        <w:t xml:space="preserve">juncture, where its historical challenges with compliance and infrastructure limitations intersect with significant investment in upgrades. The $85 million multi-phase modernization project represents a transformative opportunity to address these long-standing issues, improve </w:t>
      </w:r>
      <w:proofErr w:type="gramStart"/>
      <w:r>
        <w:t>effluent</w:t>
      </w:r>
      <w:proofErr w:type="gramEnd"/>
    </w:p>
    <w:p w14:paraId="2A99BB41" w14:textId="77777777" w:rsidR="007528D5" w:rsidRDefault="00000000">
      <w:pPr>
        <w:pStyle w:val="BodyText"/>
        <w:spacing w:line="360" w:lineRule="auto"/>
        <w:ind w:left="100" w:right="411"/>
        <w:jc w:val="both"/>
      </w:pPr>
      <w:r>
        <w:t>quality,</w:t>
      </w:r>
      <w:r>
        <w:rPr>
          <w:spacing w:val="-3"/>
        </w:rPr>
        <w:t xml:space="preserve"> </w:t>
      </w:r>
      <w:r>
        <w:t>and</w:t>
      </w:r>
      <w:r>
        <w:rPr>
          <w:spacing w:val="-1"/>
        </w:rPr>
        <w:t xml:space="preserve"> </w:t>
      </w:r>
      <w:r>
        <w:t>enhance</w:t>
      </w:r>
      <w:r>
        <w:rPr>
          <w:spacing w:val="-4"/>
        </w:rPr>
        <w:t xml:space="preserve"> </w:t>
      </w:r>
      <w:r>
        <w:t>the</w:t>
      </w:r>
      <w:r>
        <w:rPr>
          <w:spacing w:val="-2"/>
        </w:rPr>
        <w:t xml:space="preserve"> </w:t>
      </w:r>
      <w:r>
        <w:t>facility’s</w:t>
      </w:r>
      <w:r>
        <w:rPr>
          <w:spacing w:val="-4"/>
        </w:rPr>
        <w:t xml:space="preserve"> </w:t>
      </w:r>
      <w:r>
        <w:t>operational</w:t>
      </w:r>
      <w:r>
        <w:rPr>
          <w:spacing w:val="-3"/>
        </w:rPr>
        <w:t xml:space="preserve"> </w:t>
      </w:r>
      <w:r>
        <w:t>resilience.</w:t>
      </w:r>
      <w:r>
        <w:rPr>
          <w:spacing w:val="-3"/>
        </w:rPr>
        <w:t xml:space="preserve"> </w:t>
      </w:r>
      <w:r>
        <w:t>However,</w:t>
      </w:r>
      <w:r>
        <w:rPr>
          <w:spacing w:val="-3"/>
        </w:rPr>
        <w:t xml:space="preserve"> </w:t>
      </w:r>
      <w:r>
        <w:t>the</w:t>
      </w:r>
      <w:r>
        <w:rPr>
          <w:spacing w:val="-5"/>
        </w:rPr>
        <w:t xml:space="preserve"> </w:t>
      </w:r>
      <w:r>
        <w:t>success</w:t>
      </w:r>
      <w:r>
        <w:rPr>
          <w:spacing w:val="-4"/>
        </w:rPr>
        <w:t xml:space="preserve"> </w:t>
      </w:r>
      <w:r>
        <w:t>of</w:t>
      </w:r>
      <w:r>
        <w:rPr>
          <w:spacing w:val="-3"/>
        </w:rPr>
        <w:t xml:space="preserve"> </w:t>
      </w:r>
      <w:r>
        <w:t>these</w:t>
      </w:r>
      <w:r>
        <w:rPr>
          <w:spacing w:val="-3"/>
        </w:rPr>
        <w:t xml:space="preserve"> </w:t>
      </w:r>
      <w:proofErr w:type="gramStart"/>
      <w:r>
        <w:t>efforts</w:t>
      </w:r>
      <w:proofErr w:type="gramEnd"/>
      <w:r>
        <w:t xml:space="preserve"> hinges</w:t>
      </w:r>
      <w:r>
        <w:rPr>
          <w:spacing w:val="-4"/>
        </w:rPr>
        <w:t xml:space="preserve"> </w:t>
      </w:r>
      <w:r>
        <w:t>on</w:t>
      </w:r>
      <w:r>
        <w:rPr>
          <w:spacing w:val="-3"/>
        </w:rPr>
        <w:t xml:space="preserve"> </w:t>
      </w:r>
      <w:r>
        <w:t>a</w:t>
      </w:r>
      <w:r>
        <w:rPr>
          <w:spacing w:val="-5"/>
        </w:rPr>
        <w:t xml:space="preserve"> </w:t>
      </w:r>
      <w:r>
        <w:t>collaborative</w:t>
      </w:r>
      <w:r>
        <w:rPr>
          <w:spacing w:val="-3"/>
        </w:rPr>
        <w:t xml:space="preserve"> </w:t>
      </w:r>
      <w:r>
        <w:t>approach</w:t>
      </w:r>
      <w:r>
        <w:rPr>
          <w:spacing w:val="-3"/>
        </w:rPr>
        <w:t xml:space="preserve"> </w:t>
      </w:r>
      <w:r>
        <w:t>among</w:t>
      </w:r>
      <w:r>
        <w:rPr>
          <w:spacing w:val="-7"/>
        </w:rPr>
        <w:t xml:space="preserve"> </w:t>
      </w:r>
      <w:r>
        <w:t>stakeholders,</w:t>
      </w:r>
      <w:r>
        <w:rPr>
          <w:spacing w:val="-4"/>
        </w:rPr>
        <w:t xml:space="preserve"> </w:t>
      </w:r>
      <w:r>
        <w:t>robust</w:t>
      </w:r>
      <w:r>
        <w:rPr>
          <w:spacing w:val="-4"/>
        </w:rPr>
        <w:t xml:space="preserve"> </w:t>
      </w:r>
      <w:r>
        <w:t>flood</w:t>
      </w:r>
      <w:r>
        <w:rPr>
          <w:spacing w:val="-4"/>
        </w:rPr>
        <w:t xml:space="preserve"> </w:t>
      </w:r>
      <w:r>
        <w:t>mitigation</w:t>
      </w:r>
      <w:r>
        <w:rPr>
          <w:spacing w:val="-4"/>
        </w:rPr>
        <w:t xml:space="preserve"> </w:t>
      </w:r>
      <w:r>
        <w:t>measures,</w:t>
      </w:r>
      <w:r>
        <w:rPr>
          <w:spacing w:val="-4"/>
        </w:rPr>
        <w:t xml:space="preserve"> </w:t>
      </w:r>
      <w:r>
        <w:t>and continuous monitoring to ensure sustainable outcomes.</w:t>
      </w:r>
    </w:p>
    <w:p w14:paraId="2A99BB42" w14:textId="77777777" w:rsidR="007528D5" w:rsidRDefault="007528D5">
      <w:pPr>
        <w:pStyle w:val="BodyText"/>
      </w:pPr>
    </w:p>
    <w:p w14:paraId="2A99BB43" w14:textId="77777777" w:rsidR="007528D5" w:rsidRDefault="007528D5">
      <w:pPr>
        <w:pStyle w:val="BodyText"/>
        <w:spacing w:before="181"/>
      </w:pPr>
    </w:p>
    <w:p w14:paraId="2A99BB44" w14:textId="109135FD" w:rsidR="007528D5" w:rsidRDefault="00000000">
      <w:pPr>
        <w:pStyle w:val="BodyText"/>
        <w:spacing w:before="1" w:line="360" w:lineRule="auto"/>
        <w:ind w:left="100" w:right="120" w:firstLine="719"/>
      </w:pPr>
      <w:r>
        <w:t xml:space="preserve">For </w:t>
      </w:r>
      <w:del w:id="159" w:author="Tim Lohner" w:date="2024-12-09T16:13:00Z">
        <w:r w:rsidDel="00B93B24">
          <w:delText>AEP</w:delText>
        </w:r>
      </w:del>
      <w:ins w:id="160" w:author="Tim Lohner" w:date="2024-12-09T16:13:00Z">
        <w:r w:rsidR="00B93B24">
          <w:t>PSO</w:t>
        </w:r>
      </w:ins>
      <w:r>
        <w:t xml:space="preserve">’s Comanche Generation Facility, the variability in water quality from the Lawton POTW underscores the need for proactive strategies. By implementing a dedicated monitoring system at the intake site, </w:t>
      </w:r>
      <w:del w:id="161" w:author="Tim Lohner" w:date="2024-12-09T16:13:00Z">
        <w:r w:rsidDel="00B93B24">
          <w:delText>AEP</w:delText>
        </w:r>
      </w:del>
      <w:ins w:id="162" w:author="Tim Lohner" w:date="2024-12-09T16:13:00Z">
        <w:r w:rsidR="00B93B24">
          <w:t>PSO</w:t>
        </w:r>
      </w:ins>
      <w:r>
        <w:t xml:space="preserve"> can better manage risks associated with pollutant fluctuations</w:t>
      </w:r>
      <w:r>
        <w:rPr>
          <w:spacing w:val="-3"/>
        </w:rPr>
        <w:t xml:space="preserve"> </w:t>
      </w:r>
      <w:r>
        <w:t>and</w:t>
      </w:r>
      <w:r>
        <w:rPr>
          <w:spacing w:val="-3"/>
        </w:rPr>
        <w:t xml:space="preserve"> </w:t>
      </w:r>
      <w:r>
        <w:t>ensure</w:t>
      </w:r>
      <w:r>
        <w:rPr>
          <w:spacing w:val="-4"/>
        </w:rPr>
        <w:t xml:space="preserve"> </w:t>
      </w:r>
      <w:r>
        <w:t>compliance</w:t>
      </w:r>
      <w:r>
        <w:rPr>
          <w:spacing w:val="-4"/>
        </w:rPr>
        <w:t xml:space="preserve"> </w:t>
      </w:r>
      <w:r>
        <w:t>with</w:t>
      </w:r>
      <w:r>
        <w:rPr>
          <w:spacing w:val="-3"/>
        </w:rPr>
        <w:t xml:space="preserve"> </w:t>
      </w:r>
      <w:r>
        <w:t>its</w:t>
      </w:r>
      <w:r>
        <w:rPr>
          <w:spacing w:val="-3"/>
        </w:rPr>
        <w:t xml:space="preserve"> </w:t>
      </w:r>
      <w:r>
        <w:t>own</w:t>
      </w:r>
      <w:r>
        <w:rPr>
          <w:spacing w:val="-3"/>
        </w:rPr>
        <w:t xml:space="preserve"> </w:t>
      </w:r>
      <w:r>
        <w:t>discharge</w:t>
      </w:r>
      <w:r>
        <w:rPr>
          <w:spacing w:val="-4"/>
        </w:rPr>
        <w:t xml:space="preserve"> </w:t>
      </w:r>
      <w:r>
        <w:t>permits.</w:t>
      </w:r>
      <w:r>
        <w:rPr>
          <w:spacing w:val="-3"/>
        </w:rPr>
        <w:t xml:space="preserve"> </w:t>
      </w:r>
      <w:r>
        <w:t>This</w:t>
      </w:r>
      <w:r>
        <w:rPr>
          <w:spacing w:val="-3"/>
        </w:rPr>
        <w:t xml:space="preserve"> </w:t>
      </w:r>
      <w:r>
        <w:t>system</w:t>
      </w:r>
      <w:r>
        <w:rPr>
          <w:spacing w:val="-3"/>
        </w:rPr>
        <w:t xml:space="preserve"> </w:t>
      </w:r>
      <w:r>
        <w:t>would</w:t>
      </w:r>
      <w:r>
        <w:rPr>
          <w:spacing w:val="-3"/>
        </w:rPr>
        <w:t xml:space="preserve"> </w:t>
      </w:r>
      <w:r>
        <w:t>not</w:t>
      </w:r>
      <w:r>
        <w:rPr>
          <w:spacing w:val="-3"/>
        </w:rPr>
        <w:t xml:space="preserve"> </w:t>
      </w:r>
      <w:r>
        <w:t xml:space="preserve">only safeguard </w:t>
      </w:r>
      <w:del w:id="163" w:author="Tim Lohner" w:date="2024-12-09T16:13:00Z">
        <w:r w:rsidDel="00B93B24">
          <w:delText>AEP</w:delText>
        </w:r>
      </w:del>
      <w:ins w:id="164" w:author="Tim Lohner" w:date="2024-12-09T16:13:00Z">
        <w:r w:rsidR="00B93B24">
          <w:t>PSO</w:t>
        </w:r>
      </w:ins>
      <w:r>
        <w:t>’s operations but also serve as a model for industrial users relying on municipal wastewater systems. Collaboration with the City</w:t>
      </w:r>
      <w:r>
        <w:rPr>
          <w:spacing w:val="-4"/>
        </w:rPr>
        <w:t xml:space="preserve"> </w:t>
      </w:r>
      <w:r>
        <w:t>of Lawton to share data and address emerging challenges could further strengthen this partnership and promote mutual accountability.</w:t>
      </w:r>
    </w:p>
    <w:p w14:paraId="2A99BB45" w14:textId="77777777" w:rsidR="007528D5" w:rsidRDefault="007528D5">
      <w:pPr>
        <w:pStyle w:val="BodyText"/>
      </w:pPr>
    </w:p>
    <w:p w14:paraId="2A99BB46" w14:textId="77777777" w:rsidR="007528D5" w:rsidRDefault="007528D5">
      <w:pPr>
        <w:pStyle w:val="BodyText"/>
        <w:spacing w:before="182"/>
      </w:pPr>
    </w:p>
    <w:p w14:paraId="2A99BB47" w14:textId="77777777" w:rsidR="007528D5" w:rsidRDefault="00000000">
      <w:pPr>
        <w:pStyle w:val="BodyText"/>
        <w:spacing w:line="360" w:lineRule="auto"/>
        <w:ind w:left="100" w:right="189" w:firstLine="719"/>
      </w:pPr>
      <w:r>
        <w:t>From a community perspective, the upgrades to the POTW are essential for restoring trust in local environmental management. Addressing flood risks through structural and operational</w:t>
      </w:r>
      <w:r>
        <w:rPr>
          <w:spacing w:val="-5"/>
        </w:rPr>
        <w:t xml:space="preserve"> </w:t>
      </w:r>
      <w:r>
        <w:t>improvements</w:t>
      </w:r>
      <w:r>
        <w:rPr>
          <w:spacing w:val="-5"/>
        </w:rPr>
        <w:t xml:space="preserve"> </w:t>
      </w:r>
      <w:r>
        <w:t>will</w:t>
      </w:r>
      <w:r>
        <w:rPr>
          <w:spacing w:val="-5"/>
        </w:rPr>
        <w:t xml:space="preserve"> </w:t>
      </w:r>
      <w:r>
        <w:t>protect</w:t>
      </w:r>
      <w:r>
        <w:rPr>
          <w:spacing w:val="-5"/>
        </w:rPr>
        <w:t xml:space="preserve"> </w:t>
      </w:r>
      <w:r>
        <w:t>public</w:t>
      </w:r>
      <w:r>
        <w:rPr>
          <w:spacing w:val="-5"/>
        </w:rPr>
        <w:t xml:space="preserve"> </w:t>
      </w:r>
      <w:r>
        <w:t>health,</w:t>
      </w:r>
      <w:r>
        <w:rPr>
          <w:spacing w:val="-5"/>
        </w:rPr>
        <w:t xml:space="preserve"> </w:t>
      </w:r>
      <w:r>
        <w:t>prevent</w:t>
      </w:r>
      <w:r>
        <w:rPr>
          <w:spacing w:val="-5"/>
        </w:rPr>
        <w:t xml:space="preserve"> </w:t>
      </w:r>
      <w:r>
        <w:t>ecological</w:t>
      </w:r>
      <w:r>
        <w:rPr>
          <w:spacing w:val="-5"/>
        </w:rPr>
        <w:t xml:space="preserve"> </w:t>
      </w:r>
      <w:r>
        <w:t>harm,</w:t>
      </w:r>
      <w:r>
        <w:rPr>
          <w:spacing w:val="-5"/>
        </w:rPr>
        <w:t xml:space="preserve"> </w:t>
      </w:r>
      <w:r>
        <w:t>and</w:t>
      </w:r>
      <w:r>
        <w:rPr>
          <w:spacing w:val="-5"/>
        </w:rPr>
        <w:t xml:space="preserve"> </w:t>
      </w:r>
      <w:r>
        <w:t>demonstrate the city’s commitment to responsible stewardship. Moreover, enhanced wastewater treatment</w:t>
      </w:r>
    </w:p>
    <w:p w14:paraId="2A99BB48" w14:textId="77777777" w:rsidR="007528D5" w:rsidRDefault="007528D5">
      <w:pPr>
        <w:spacing w:line="360" w:lineRule="auto"/>
        <w:sectPr w:rsidR="007528D5">
          <w:pgSz w:w="12240" w:h="15840"/>
          <w:pgMar w:top="1360" w:right="1320" w:bottom="1200" w:left="1340" w:header="0" w:footer="1004" w:gutter="0"/>
          <w:cols w:space="720"/>
        </w:sectPr>
      </w:pPr>
    </w:p>
    <w:p w14:paraId="2A99BB49" w14:textId="2DD0D865" w:rsidR="007528D5" w:rsidRDefault="00000000">
      <w:pPr>
        <w:pStyle w:val="BodyText"/>
        <w:spacing w:before="74" w:line="360" w:lineRule="auto"/>
        <w:ind w:left="100" w:right="120"/>
      </w:pPr>
      <w:r>
        <w:lastRenderedPageBreak/>
        <w:t>capacity and reliability will support economic growth by</w:t>
      </w:r>
      <w:r>
        <w:rPr>
          <w:spacing w:val="-1"/>
        </w:rPr>
        <w:t xml:space="preserve"> </w:t>
      </w:r>
      <w:r>
        <w:t>attracting and retaining industrial stakeholders</w:t>
      </w:r>
      <w:r>
        <w:rPr>
          <w:spacing w:val="-4"/>
        </w:rPr>
        <w:t xml:space="preserve"> </w:t>
      </w:r>
      <w:r>
        <w:t>like</w:t>
      </w:r>
      <w:r>
        <w:rPr>
          <w:spacing w:val="-5"/>
        </w:rPr>
        <w:t xml:space="preserve"> </w:t>
      </w:r>
      <w:del w:id="165" w:author="Tim Lohner" w:date="2024-12-09T16:13:00Z">
        <w:r w:rsidDel="00B93B24">
          <w:delText>AEP</w:delText>
        </w:r>
      </w:del>
      <w:ins w:id="166" w:author="Tim Lohner" w:date="2024-12-09T16:13:00Z">
        <w:r w:rsidR="00B93B24">
          <w:t>PSO</w:t>
        </w:r>
      </w:ins>
      <w:r>
        <w:rPr>
          <w:spacing w:val="-4"/>
        </w:rPr>
        <w:t xml:space="preserve"> </w:t>
      </w:r>
      <w:r>
        <w:t>and</w:t>
      </w:r>
      <w:r>
        <w:rPr>
          <w:spacing w:val="-4"/>
        </w:rPr>
        <w:t xml:space="preserve"> </w:t>
      </w:r>
      <w:r>
        <w:t>Republic</w:t>
      </w:r>
      <w:r>
        <w:rPr>
          <w:spacing w:val="-5"/>
        </w:rPr>
        <w:t xml:space="preserve"> </w:t>
      </w:r>
      <w:r>
        <w:t>Paperboard.</w:t>
      </w:r>
      <w:r>
        <w:rPr>
          <w:spacing w:val="-3"/>
        </w:rPr>
        <w:t xml:space="preserve"> </w:t>
      </w:r>
      <w:r>
        <w:t>These</w:t>
      </w:r>
      <w:r>
        <w:rPr>
          <w:spacing w:val="-5"/>
        </w:rPr>
        <w:t xml:space="preserve"> </w:t>
      </w:r>
      <w:r>
        <w:t>investments</w:t>
      </w:r>
      <w:r>
        <w:rPr>
          <w:spacing w:val="-4"/>
        </w:rPr>
        <w:t xml:space="preserve"> </w:t>
      </w:r>
      <w:r>
        <w:t>ensure</w:t>
      </w:r>
      <w:r>
        <w:rPr>
          <w:spacing w:val="-5"/>
        </w:rPr>
        <w:t xml:space="preserve"> </w:t>
      </w:r>
      <w:r>
        <w:t>that</w:t>
      </w:r>
      <w:r>
        <w:rPr>
          <w:spacing w:val="-4"/>
        </w:rPr>
        <w:t xml:space="preserve"> </w:t>
      </w:r>
      <w:r>
        <w:t>the</w:t>
      </w:r>
      <w:r>
        <w:rPr>
          <w:spacing w:val="-3"/>
        </w:rPr>
        <w:t xml:space="preserve"> </w:t>
      </w:r>
      <w:r>
        <w:t>Lawton community can thrive in a sustainable and environmentally responsible manner.</w:t>
      </w:r>
    </w:p>
    <w:p w14:paraId="2A99BB4A" w14:textId="77777777" w:rsidR="007528D5" w:rsidRDefault="007528D5">
      <w:pPr>
        <w:pStyle w:val="BodyText"/>
      </w:pPr>
    </w:p>
    <w:p w14:paraId="2A99BB4B" w14:textId="77777777" w:rsidR="007528D5" w:rsidRDefault="007528D5">
      <w:pPr>
        <w:pStyle w:val="BodyText"/>
        <w:spacing w:before="182"/>
      </w:pPr>
    </w:p>
    <w:p w14:paraId="2A99BB4C" w14:textId="77777777" w:rsidR="007528D5" w:rsidRDefault="00000000">
      <w:pPr>
        <w:pStyle w:val="BodyText"/>
        <w:spacing w:line="360" w:lineRule="auto"/>
        <w:ind w:left="100" w:right="163" w:firstLine="719"/>
      </w:pPr>
      <w:r>
        <w:t>In</w:t>
      </w:r>
      <w:r>
        <w:rPr>
          <w:spacing w:val="-4"/>
        </w:rPr>
        <w:t xml:space="preserve"> </w:t>
      </w:r>
      <w:r>
        <w:t>summary,</w:t>
      </w:r>
      <w:r>
        <w:rPr>
          <w:spacing w:val="-4"/>
        </w:rPr>
        <w:t xml:space="preserve"> </w:t>
      </w:r>
      <w:r>
        <w:t>the</w:t>
      </w:r>
      <w:r>
        <w:rPr>
          <w:spacing w:val="-4"/>
        </w:rPr>
        <w:t xml:space="preserve"> </w:t>
      </w:r>
      <w:r>
        <w:t>modernization</w:t>
      </w:r>
      <w:r>
        <w:rPr>
          <w:spacing w:val="-4"/>
        </w:rPr>
        <w:t xml:space="preserve"> </w:t>
      </w:r>
      <w:r>
        <w:t>of</w:t>
      </w:r>
      <w:r>
        <w:rPr>
          <w:spacing w:val="-5"/>
        </w:rPr>
        <w:t xml:space="preserve"> </w:t>
      </w:r>
      <w:r>
        <w:t>the</w:t>
      </w:r>
      <w:r>
        <w:rPr>
          <w:spacing w:val="-3"/>
        </w:rPr>
        <w:t xml:space="preserve"> </w:t>
      </w:r>
      <w:r>
        <w:t>Lawton</w:t>
      </w:r>
      <w:r>
        <w:rPr>
          <w:spacing w:val="-4"/>
        </w:rPr>
        <w:t xml:space="preserve"> </w:t>
      </w:r>
      <w:r>
        <w:t>POTW</w:t>
      </w:r>
      <w:r>
        <w:rPr>
          <w:spacing w:val="-3"/>
        </w:rPr>
        <w:t xml:space="preserve"> </w:t>
      </w:r>
      <w:r>
        <w:t>represents</w:t>
      </w:r>
      <w:r>
        <w:rPr>
          <w:spacing w:val="-4"/>
        </w:rPr>
        <w:t xml:space="preserve"> </w:t>
      </w:r>
      <w:r>
        <w:t>a</w:t>
      </w:r>
      <w:r>
        <w:rPr>
          <w:spacing w:val="-4"/>
        </w:rPr>
        <w:t xml:space="preserve"> </w:t>
      </w:r>
      <w:r>
        <w:t>pivotal</w:t>
      </w:r>
      <w:r>
        <w:rPr>
          <w:spacing w:val="-2"/>
        </w:rPr>
        <w:t xml:space="preserve"> </w:t>
      </w:r>
      <w:r>
        <w:t>opportunity</w:t>
      </w:r>
      <w:r>
        <w:rPr>
          <w:spacing w:val="-9"/>
        </w:rPr>
        <w:t xml:space="preserve"> </w:t>
      </w:r>
      <w:r>
        <w:t>to resolve systemic challenges and set a standard for effective municipal-industrial collaboration. By integrating advanced infrastructure, rigorous monitoring, and strategic flood mitigation, the City</w:t>
      </w:r>
      <w:r>
        <w:rPr>
          <w:spacing w:val="-6"/>
        </w:rPr>
        <w:t xml:space="preserve"> </w:t>
      </w:r>
      <w:r>
        <w:t>of Lawton and its partners can achieve compliance with regulatory</w:t>
      </w:r>
      <w:r>
        <w:rPr>
          <w:spacing w:val="-2"/>
        </w:rPr>
        <w:t xml:space="preserve"> </w:t>
      </w:r>
      <w:r>
        <w:t>standards, protect local ecosystems, and secure a sustainable future for the region. Through continued investment, transparent communication, and shared accountability, the outcomes of this project will benefit all stakeholders for years to come.</w:t>
      </w:r>
    </w:p>
    <w:p w14:paraId="2A99BB4D" w14:textId="77777777" w:rsidR="007528D5" w:rsidRDefault="007528D5">
      <w:pPr>
        <w:spacing w:line="360" w:lineRule="auto"/>
        <w:sectPr w:rsidR="007528D5">
          <w:pgSz w:w="12240" w:h="15840"/>
          <w:pgMar w:top="1360" w:right="1320" w:bottom="1200" w:left="1340" w:header="0" w:footer="1004" w:gutter="0"/>
          <w:cols w:space="720"/>
        </w:sectPr>
      </w:pPr>
    </w:p>
    <w:p w14:paraId="2A99BB4E" w14:textId="77777777" w:rsidR="007528D5" w:rsidRDefault="00000000">
      <w:pPr>
        <w:pStyle w:val="Heading1"/>
        <w:spacing w:line="485" w:lineRule="exact"/>
        <w:ind w:left="3229"/>
      </w:pPr>
      <w:r>
        <w:rPr>
          <w:spacing w:val="-2"/>
        </w:rPr>
        <w:lastRenderedPageBreak/>
        <w:t>References</w:t>
      </w:r>
    </w:p>
    <w:p w14:paraId="2A99BB4F" w14:textId="77777777" w:rsidR="007528D5" w:rsidRDefault="00000000">
      <w:pPr>
        <w:pStyle w:val="BodyText"/>
        <w:spacing w:before="403"/>
        <w:ind w:left="100"/>
      </w:pPr>
      <w:r>
        <w:t>American</w:t>
      </w:r>
      <w:r>
        <w:rPr>
          <w:spacing w:val="-3"/>
        </w:rPr>
        <w:t xml:space="preserve"> </w:t>
      </w:r>
      <w:r>
        <w:t>Electric</w:t>
      </w:r>
      <w:r>
        <w:rPr>
          <w:spacing w:val="-2"/>
        </w:rPr>
        <w:t xml:space="preserve"> </w:t>
      </w:r>
      <w:r>
        <w:t>Power.</w:t>
      </w:r>
      <w:r>
        <w:rPr>
          <w:spacing w:val="-1"/>
        </w:rPr>
        <w:t xml:space="preserve"> </w:t>
      </w:r>
      <w:r>
        <w:t>(2017).</w:t>
      </w:r>
      <w:r>
        <w:rPr>
          <w:spacing w:val="-1"/>
        </w:rPr>
        <w:t xml:space="preserve"> </w:t>
      </w:r>
      <w:r>
        <w:t>Comanche</w:t>
      </w:r>
      <w:r>
        <w:rPr>
          <w:spacing w:val="-2"/>
        </w:rPr>
        <w:t xml:space="preserve"> </w:t>
      </w:r>
      <w:r>
        <w:t>Power</w:t>
      </w:r>
      <w:r>
        <w:rPr>
          <w:spacing w:val="-1"/>
        </w:rPr>
        <w:t xml:space="preserve"> </w:t>
      </w:r>
      <w:r>
        <w:t>Station</w:t>
      </w:r>
      <w:r>
        <w:rPr>
          <w:spacing w:val="-2"/>
        </w:rPr>
        <w:t xml:space="preserve"> </w:t>
      </w:r>
      <w:r>
        <w:t>Case</w:t>
      </w:r>
      <w:r>
        <w:rPr>
          <w:spacing w:val="-1"/>
        </w:rPr>
        <w:t xml:space="preserve"> </w:t>
      </w:r>
      <w:r>
        <w:rPr>
          <w:spacing w:val="-2"/>
        </w:rPr>
        <w:t>Study.</w:t>
      </w:r>
    </w:p>
    <w:p w14:paraId="2A99BB50" w14:textId="77777777" w:rsidR="007528D5" w:rsidRDefault="007528D5">
      <w:pPr>
        <w:pStyle w:val="BodyText"/>
        <w:spacing w:before="21"/>
      </w:pPr>
    </w:p>
    <w:p w14:paraId="2A99BB51" w14:textId="77777777" w:rsidR="007528D5" w:rsidRDefault="00000000">
      <w:pPr>
        <w:pStyle w:val="BodyText"/>
        <w:spacing w:line="360" w:lineRule="auto"/>
        <w:ind w:left="100" w:right="120"/>
      </w:pPr>
      <w:r>
        <w:t>City</w:t>
      </w:r>
      <w:r>
        <w:rPr>
          <w:spacing w:val="-11"/>
        </w:rPr>
        <w:t xml:space="preserve"> </w:t>
      </w:r>
      <w:r>
        <w:t>of</w:t>
      </w:r>
      <w:r>
        <w:rPr>
          <w:spacing w:val="-2"/>
        </w:rPr>
        <w:t xml:space="preserve"> </w:t>
      </w:r>
      <w:r>
        <w:t>Lawton</w:t>
      </w:r>
      <w:r>
        <w:rPr>
          <w:spacing w:val="-1"/>
        </w:rPr>
        <w:t xml:space="preserve"> </w:t>
      </w:r>
      <w:r>
        <w:t>&amp;</w:t>
      </w:r>
      <w:r>
        <w:rPr>
          <w:spacing w:val="-5"/>
        </w:rPr>
        <w:t xml:space="preserve"> </w:t>
      </w:r>
      <w:r>
        <w:t>Public</w:t>
      </w:r>
      <w:r>
        <w:rPr>
          <w:spacing w:val="-4"/>
        </w:rPr>
        <w:t xml:space="preserve"> </w:t>
      </w:r>
      <w:r>
        <w:t>Service</w:t>
      </w:r>
      <w:r>
        <w:rPr>
          <w:spacing w:val="-4"/>
        </w:rPr>
        <w:t xml:space="preserve"> </w:t>
      </w:r>
      <w:r>
        <w:t>Company</w:t>
      </w:r>
      <w:r>
        <w:rPr>
          <w:spacing w:val="-8"/>
        </w:rPr>
        <w:t xml:space="preserve"> </w:t>
      </w:r>
      <w:r>
        <w:t>of</w:t>
      </w:r>
      <w:r>
        <w:rPr>
          <w:spacing w:val="-3"/>
        </w:rPr>
        <w:t xml:space="preserve"> </w:t>
      </w:r>
      <w:r>
        <w:t>Oklahoma.</w:t>
      </w:r>
      <w:r>
        <w:rPr>
          <w:spacing w:val="-3"/>
        </w:rPr>
        <w:t xml:space="preserve"> </w:t>
      </w:r>
      <w:r>
        <w:t>(2021).</w:t>
      </w:r>
      <w:r>
        <w:rPr>
          <w:spacing w:val="-3"/>
        </w:rPr>
        <w:t xml:space="preserve"> </w:t>
      </w:r>
      <w:r>
        <w:t>Second</w:t>
      </w:r>
      <w:r>
        <w:rPr>
          <w:spacing w:val="-1"/>
        </w:rPr>
        <w:t xml:space="preserve"> </w:t>
      </w:r>
      <w:r>
        <w:t>Addendum</w:t>
      </w:r>
      <w:r>
        <w:rPr>
          <w:spacing w:val="-3"/>
        </w:rPr>
        <w:t xml:space="preserve"> </w:t>
      </w:r>
      <w:r>
        <w:t>to</w:t>
      </w:r>
      <w:r>
        <w:rPr>
          <w:spacing w:val="-3"/>
        </w:rPr>
        <w:t xml:space="preserve"> </w:t>
      </w:r>
      <w:r>
        <w:t>Water Supply Contract.</w:t>
      </w:r>
    </w:p>
    <w:p w14:paraId="2A99BB52" w14:textId="77777777" w:rsidR="007528D5" w:rsidRDefault="00000000">
      <w:pPr>
        <w:pStyle w:val="BodyText"/>
        <w:spacing w:before="161" w:line="360" w:lineRule="auto"/>
        <w:ind w:left="100" w:right="537"/>
      </w:pPr>
      <w:r>
        <w:t>Southwest</w:t>
      </w:r>
      <w:r>
        <w:rPr>
          <w:spacing w:val="-12"/>
        </w:rPr>
        <w:t xml:space="preserve"> </w:t>
      </w:r>
      <w:r>
        <w:t>Ledger,</w:t>
      </w:r>
      <w:r>
        <w:rPr>
          <w:spacing w:val="-13"/>
        </w:rPr>
        <w:t xml:space="preserve"> </w:t>
      </w:r>
      <w:r>
        <w:t>2024.</w:t>
      </w:r>
      <w:r>
        <w:rPr>
          <w:spacing w:val="-12"/>
        </w:rPr>
        <w:t xml:space="preserve"> </w:t>
      </w:r>
      <w:hyperlink r:id="rId19">
        <w:r>
          <w:rPr>
            <w:color w:val="0462C1"/>
            <w:u w:val="single" w:color="0462C1"/>
          </w:rPr>
          <w:t>https://www.southwestledger.news/news/lawton-wwtp-cited-again-</w:t>
        </w:r>
      </w:hyperlink>
      <w:r>
        <w:rPr>
          <w:color w:val="0462C1"/>
        </w:rPr>
        <w:t xml:space="preserve"> </w:t>
      </w:r>
      <w:hyperlink r:id="rId20">
        <w:proofErr w:type="spellStart"/>
        <w:r>
          <w:rPr>
            <w:color w:val="0462C1"/>
            <w:spacing w:val="-2"/>
            <w:u w:val="single" w:color="0462C1"/>
          </w:rPr>
          <w:t>deq</w:t>
        </w:r>
        <w:proofErr w:type="spellEnd"/>
        <w:r>
          <w:rPr>
            <w:color w:val="0462C1"/>
            <w:spacing w:val="-2"/>
            <w:u w:val="single" w:color="0462C1"/>
          </w:rPr>
          <w:t>-significant-progress-being-made</w:t>
        </w:r>
      </w:hyperlink>
    </w:p>
    <w:p w14:paraId="2A99BB53" w14:textId="77777777" w:rsidR="007528D5" w:rsidRDefault="00000000">
      <w:pPr>
        <w:pStyle w:val="BodyText"/>
        <w:spacing w:before="159" w:line="362" w:lineRule="auto"/>
        <w:ind w:left="100" w:right="259"/>
      </w:pPr>
      <w:r>
        <w:t xml:space="preserve">The Lawton Constitution, 2024. </w:t>
      </w:r>
      <w:hyperlink r:id="rId21">
        <w:r>
          <w:rPr>
            <w:color w:val="0462C1"/>
            <w:u w:val="single" w:color="0462C1"/>
          </w:rPr>
          <w:t>https://www.swoknews.com/news/lawton-cited-for-high-</w:t>
        </w:r>
      </w:hyperlink>
      <w:r>
        <w:rPr>
          <w:color w:val="0462C1"/>
        </w:rPr>
        <w:t xml:space="preserve"> </w:t>
      </w:r>
      <w:hyperlink r:id="rId22">
        <w:r>
          <w:rPr>
            <w:color w:val="0462C1"/>
            <w:spacing w:val="-2"/>
            <w:u w:val="single" w:color="0462C1"/>
          </w:rPr>
          <w:t>ammonia-levels-in-wastewater-discharge/article_c4178f57-3ea7-5c4f-b59d-684290eee8c2.html</w:t>
        </w:r>
      </w:hyperlink>
    </w:p>
    <w:p w14:paraId="2A99BB54" w14:textId="77777777" w:rsidR="007528D5" w:rsidRDefault="00000000">
      <w:pPr>
        <w:pStyle w:val="BodyText"/>
        <w:spacing w:before="156" w:line="360" w:lineRule="auto"/>
        <w:ind w:left="100" w:right="156"/>
      </w:pPr>
      <w:r>
        <w:t>KOSU,</w:t>
      </w:r>
      <w:r>
        <w:rPr>
          <w:spacing w:val="-15"/>
        </w:rPr>
        <w:t xml:space="preserve"> </w:t>
      </w:r>
      <w:r>
        <w:t>2024.</w:t>
      </w:r>
      <w:r>
        <w:rPr>
          <w:spacing w:val="-15"/>
        </w:rPr>
        <w:t xml:space="preserve"> </w:t>
      </w:r>
      <w:hyperlink r:id="rId23">
        <w:r>
          <w:rPr>
            <w:color w:val="0462C1"/>
            <w:u w:val="single" w:color="0462C1"/>
          </w:rPr>
          <w:t>https://www.kosu.org/energy-environment/2024-08-05/as-lawton-works-to-fix-its-</w:t>
        </w:r>
      </w:hyperlink>
      <w:r>
        <w:rPr>
          <w:color w:val="0462C1"/>
        </w:rPr>
        <w:t xml:space="preserve"> </w:t>
      </w:r>
      <w:hyperlink r:id="rId24">
        <w:r>
          <w:rPr>
            <w:color w:val="0462C1"/>
            <w:spacing w:val="-2"/>
            <w:u w:val="single" w:color="0462C1"/>
          </w:rPr>
          <w:t>wastewater-treatment-plant-officials-find-fishkill-downstream</w:t>
        </w:r>
      </w:hyperlink>
    </w:p>
    <w:p w14:paraId="2A99BB55" w14:textId="77777777" w:rsidR="007528D5" w:rsidRDefault="00000000">
      <w:pPr>
        <w:pStyle w:val="BodyText"/>
        <w:spacing w:before="160"/>
        <w:ind w:left="100"/>
      </w:pPr>
      <w:r>
        <w:t>Voith,</w:t>
      </w:r>
      <w:r>
        <w:rPr>
          <w:spacing w:val="-7"/>
        </w:rPr>
        <w:t xml:space="preserve"> </w:t>
      </w:r>
      <w:r>
        <w:t>2021.</w:t>
      </w:r>
      <w:r>
        <w:rPr>
          <w:spacing w:val="-5"/>
        </w:rPr>
        <w:t xml:space="preserve"> </w:t>
      </w:r>
      <w:hyperlink r:id="rId25">
        <w:r>
          <w:rPr>
            <w:color w:val="0462C1"/>
            <w:u w:val="single" w:color="0462C1"/>
          </w:rPr>
          <w:t>https://voith.com/corp-en/P-CurtainCoater-PR-</w:t>
        </w:r>
        <w:r>
          <w:rPr>
            <w:color w:val="0462C1"/>
            <w:spacing w:val="-2"/>
            <w:u w:val="single" w:color="0462C1"/>
          </w:rPr>
          <w:t>210210.pdf</w:t>
        </w:r>
      </w:hyperlink>
    </w:p>
    <w:p w14:paraId="2A99BB56" w14:textId="77777777" w:rsidR="007528D5" w:rsidRDefault="007528D5">
      <w:pPr>
        <w:pStyle w:val="BodyText"/>
        <w:spacing w:before="22"/>
      </w:pPr>
    </w:p>
    <w:p w14:paraId="2A99BB57" w14:textId="77777777" w:rsidR="007528D5" w:rsidRDefault="00000000">
      <w:pPr>
        <w:pStyle w:val="BodyText"/>
        <w:spacing w:line="360" w:lineRule="auto"/>
        <w:ind w:left="100" w:right="132"/>
      </w:pPr>
      <w:r>
        <w:t>KSWO,</w:t>
      </w:r>
      <w:r>
        <w:rPr>
          <w:spacing w:val="-15"/>
        </w:rPr>
        <w:t xml:space="preserve"> </w:t>
      </w:r>
      <w:r>
        <w:t>2023.</w:t>
      </w:r>
      <w:r>
        <w:rPr>
          <w:spacing w:val="-15"/>
        </w:rPr>
        <w:t xml:space="preserve"> </w:t>
      </w:r>
      <w:hyperlink r:id="rId26">
        <w:r>
          <w:rPr>
            <w:color w:val="0462C1"/>
            <w:u w:val="single" w:color="0462C1"/>
          </w:rPr>
          <w:t>https://www.kswo.com/2023/03/02/republic-paperboard-company-reimburse-city-</w:t>
        </w:r>
      </w:hyperlink>
      <w:r>
        <w:rPr>
          <w:color w:val="0462C1"/>
        </w:rPr>
        <w:t xml:space="preserve"> </w:t>
      </w:r>
      <w:hyperlink r:id="rId27">
        <w:proofErr w:type="spellStart"/>
        <w:r>
          <w:rPr>
            <w:color w:val="0462C1"/>
            <w:spacing w:val="-2"/>
            <w:u w:val="single" w:color="0462C1"/>
          </w:rPr>
          <w:t>lawton</w:t>
        </w:r>
        <w:proofErr w:type="spellEnd"/>
        <w:r>
          <w:rPr>
            <w:color w:val="0462C1"/>
            <w:spacing w:val="-2"/>
            <w:u w:val="single" w:color="0462C1"/>
          </w:rPr>
          <w:t>-local-plant-upgrades/</w:t>
        </w:r>
      </w:hyperlink>
    </w:p>
    <w:p w14:paraId="2A99BB58" w14:textId="77777777" w:rsidR="007528D5" w:rsidRDefault="00000000">
      <w:pPr>
        <w:pStyle w:val="BodyText"/>
        <w:spacing w:before="159" w:line="360" w:lineRule="auto"/>
        <w:ind w:left="100" w:right="331"/>
      </w:pPr>
      <w:r>
        <w:t>KSWO,</w:t>
      </w:r>
      <w:r>
        <w:rPr>
          <w:spacing w:val="-15"/>
        </w:rPr>
        <w:t xml:space="preserve"> </w:t>
      </w:r>
      <w:r>
        <w:t>2024.</w:t>
      </w:r>
      <w:r>
        <w:rPr>
          <w:spacing w:val="-15"/>
        </w:rPr>
        <w:t xml:space="preserve"> </w:t>
      </w:r>
      <w:hyperlink r:id="rId28">
        <w:r>
          <w:rPr>
            <w:color w:val="0462C1"/>
            <w:u w:val="single" w:color="0462C1"/>
          </w:rPr>
          <w:t>https://www.kswo.com/2024/04/10/city-lawton-addresses-wastewater-dumping-</w:t>
        </w:r>
      </w:hyperlink>
      <w:r>
        <w:rPr>
          <w:color w:val="0462C1"/>
        </w:rPr>
        <w:t xml:space="preserve"> </w:t>
      </w:r>
      <w:hyperlink r:id="rId29">
        <w:r>
          <w:rPr>
            <w:color w:val="0462C1"/>
            <w:spacing w:val="-2"/>
            <w:u w:val="single" w:color="0462C1"/>
          </w:rPr>
          <w:t>allegations-east-cache-creek/</w:t>
        </w:r>
      </w:hyperlink>
    </w:p>
    <w:p w14:paraId="2A99BB59" w14:textId="77777777" w:rsidR="007528D5" w:rsidRDefault="007528D5">
      <w:pPr>
        <w:spacing w:line="360" w:lineRule="auto"/>
        <w:sectPr w:rsidR="007528D5">
          <w:pgSz w:w="12240" w:h="15840"/>
          <w:pgMar w:top="1440" w:right="1320" w:bottom="1200" w:left="1340" w:header="0" w:footer="1004" w:gutter="0"/>
          <w:cols w:space="720"/>
        </w:sectPr>
      </w:pPr>
    </w:p>
    <w:p w14:paraId="2A99BB5A" w14:textId="77777777" w:rsidR="007528D5" w:rsidRDefault="00000000">
      <w:pPr>
        <w:pStyle w:val="Heading1"/>
        <w:spacing w:line="485" w:lineRule="exact"/>
        <w:ind w:right="3245"/>
      </w:pPr>
      <w:r>
        <w:rPr>
          <w:spacing w:val="-2"/>
        </w:rPr>
        <w:lastRenderedPageBreak/>
        <w:t>Appendices</w:t>
      </w:r>
    </w:p>
    <w:p w14:paraId="2A99BB5B" w14:textId="400A57FC" w:rsidR="007528D5" w:rsidRDefault="00000000">
      <w:pPr>
        <w:pStyle w:val="BodyText"/>
        <w:spacing w:before="403"/>
        <w:ind w:left="100"/>
      </w:pPr>
      <w:r>
        <w:t>FEMA</w:t>
      </w:r>
      <w:r>
        <w:rPr>
          <w:spacing w:val="-3"/>
        </w:rPr>
        <w:t xml:space="preserve"> </w:t>
      </w:r>
      <w:r>
        <w:t>100</w:t>
      </w:r>
      <w:r>
        <w:rPr>
          <w:spacing w:val="-1"/>
        </w:rPr>
        <w:t xml:space="preserve"> </w:t>
      </w:r>
      <w:r>
        <w:t>YR</w:t>
      </w:r>
      <w:r>
        <w:rPr>
          <w:spacing w:val="-1"/>
        </w:rPr>
        <w:t xml:space="preserve"> </w:t>
      </w:r>
      <w:r>
        <w:t>FLOOD MAP</w:t>
      </w:r>
      <w:r>
        <w:rPr>
          <w:spacing w:val="-1"/>
        </w:rPr>
        <w:t xml:space="preserve"> </w:t>
      </w:r>
      <w:r>
        <w:t>OF LAWTON</w:t>
      </w:r>
      <w:r>
        <w:rPr>
          <w:spacing w:val="-1"/>
        </w:rPr>
        <w:t xml:space="preserve"> </w:t>
      </w:r>
      <w:r>
        <w:t>POTW</w:t>
      </w:r>
      <w:r>
        <w:rPr>
          <w:spacing w:val="-1"/>
        </w:rPr>
        <w:t xml:space="preserve"> </w:t>
      </w:r>
      <w:r>
        <w:t xml:space="preserve">AND </w:t>
      </w:r>
      <w:del w:id="167" w:author="Tim Lohner" w:date="2024-12-09T16:13:00Z">
        <w:r w:rsidDel="00B93B24">
          <w:delText>AEP</w:delText>
        </w:r>
      </w:del>
      <w:ins w:id="168" w:author="Tim Lohner" w:date="2024-12-09T16:13:00Z">
        <w:r w:rsidR="00B93B24">
          <w:t>PSO</w:t>
        </w:r>
      </w:ins>
      <w:r>
        <w:rPr>
          <w:spacing w:val="-1"/>
        </w:rPr>
        <w:t xml:space="preserve"> </w:t>
      </w:r>
      <w:r>
        <w:t xml:space="preserve">COMANCHE </w:t>
      </w:r>
      <w:r>
        <w:rPr>
          <w:spacing w:val="-2"/>
        </w:rPr>
        <w:t>FACILITY</w:t>
      </w:r>
    </w:p>
    <w:p w14:paraId="2A99BB5C" w14:textId="77777777" w:rsidR="007528D5" w:rsidRDefault="00000000">
      <w:pPr>
        <w:pStyle w:val="BodyText"/>
        <w:spacing w:before="49"/>
        <w:rPr>
          <w:sz w:val="20"/>
        </w:rPr>
      </w:pPr>
      <w:r>
        <w:rPr>
          <w:noProof/>
        </w:rPr>
        <w:drawing>
          <wp:anchor distT="0" distB="0" distL="0" distR="0" simplePos="0" relativeHeight="487587840" behindDoc="1" locked="0" layoutInCell="1" allowOverlap="1" wp14:anchorId="2A99BB68" wp14:editId="2A99BB69">
            <wp:simplePos x="0" y="0"/>
            <wp:positionH relativeFrom="page">
              <wp:posOffset>922388</wp:posOffset>
            </wp:positionH>
            <wp:positionV relativeFrom="paragraph">
              <wp:posOffset>192533</wp:posOffset>
            </wp:positionV>
            <wp:extent cx="3764264" cy="6949440"/>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30" cstate="print"/>
                    <a:stretch>
                      <a:fillRect/>
                    </a:stretch>
                  </pic:blipFill>
                  <pic:spPr>
                    <a:xfrm>
                      <a:off x="0" y="0"/>
                      <a:ext cx="3764264" cy="6949440"/>
                    </a:xfrm>
                    <a:prstGeom prst="rect">
                      <a:avLst/>
                    </a:prstGeom>
                  </pic:spPr>
                </pic:pic>
              </a:graphicData>
            </a:graphic>
          </wp:anchor>
        </w:drawing>
      </w:r>
    </w:p>
    <w:p w14:paraId="2A99BB5D" w14:textId="77777777" w:rsidR="007528D5" w:rsidRDefault="007528D5">
      <w:pPr>
        <w:rPr>
          <w:sz w:val="20"/>
        </w:rPr>
        <w:sectPr w:rsidR="007528D5">
          <w:pgSz w:w="12240" w:h="15840"/>
          <w:pgMar w:top="1440" w:right="1320" w:bottom="1200" w:left="1340" w:header="0" w:footer="1004" w:gutter="0"/>
          <w:cols w:space="720"/>
        </w:sectPr>
      </w:pPr>
    </w:p>
    <w:p w14:paraId="2A99BB5E" w14:textId="77777777" w:rsidR="007528D5" w:rsidRDefault="00000000">
      <w:pPr>
        <w:pStyle w:val="BodyText"/>
        <w:spacing w:before="74"/>
        <w:ind w:left="100"/>
      </w:pPr>
      <w:r>
        <w:lastRenderedPageBreak/>
        <w:t>CITY</w:t>
      </w:r>
      <w:r>
        <w:rPr>
          <w:spacing w:val="-3"/>
        </w:rPr>
        <w:t xml:space="preserve"> </w:t>
      </w:r>
      <w:r>
        <w:t>OF</w:t>
      </w:r>
      <w:r>
        <w:rPr>
          <w:spacing w:val="-1"/>
        </w:rPr>
        <w:t xml:space="preserve"> </w:t>
      </w:r>
      <w:r>
        <w:t>LAWTON AND</w:t>
      </w:r>
      <w:r>
        <w:rPr>
          <w:spacing w:val="-2"/>
        </w:rPr>
        <w:t xml:space="preserve"> </w:t>
      </w:r>
      <w:r>
        <w:t>PSO</w:t>
      </w:r>
      <w:r>
        <w:rPr>
          <w:spacing w:val="-1"/>
        </w:rPr>
        <w:t xml:space="preserve"> </w:t>
      </w:r>
      <w:r>
        <w:t>WATER</w:t>
      </w:r>
      <w:r>
        <w:rPr>
          <w:spacing w:val="-1"/>
        </w:rPr>
        <w:t xml:space="preserve"> </w:t>
      </w:r>
      <w:r>
        <w:t>QUALITY 2021</w:t>
      </w:r>
      <w:r>
        <w:rPr>
          <w:spacing w:val="-1"/>
        </w:rPr>
        <w:t xml:space="preserve"> </w:t>
      </w:r>
      <w:r>
        <w:rPr>
          <w:spacing w:val="-2"/>
        </w:rPr>
        <w:t>AGREEMENT</w:t>
      </w:r>
    </w:p>
    <w:p w14:paraId="2A99BB5F" w14:textId="77777777" w:rsidR="007528D5" w:rsidRDefault="00000000">
      <w:pPr>
        <w:pStyle w:val="BodyText"/>
        <w:spacing w:before="50"/>
        <w:rPr>
          <w:sz w:val="20"/>
        </w:rPr>
      </w:pPr>
      <w:r>
        <w:rPr>
          <w:noProof/>
        </w:rPr>
        <w:drawing>
          <wp:anchor distT="0" distB="0" distL="0" distR="0" simplePos="0" relativeHeight="487588352" behindDoc="1" locked="0" layoutInCell="1" allowOverlap="1" wp14:anchorId="2A99BB6A" wp14:editId="2A99BB6B">
            <wp:simplePos x="0" y="0"/>
            <wp:positionH relativeFrom="page">
              <wp:posOffset>914400</wp:posOffset>
            </wp:positionH>
            <wp:positionV relativeFrom="paragraph">
              <wp:posOffset>193029</wp:posOffset>
            </wp:positionV>
            <wp:extent cx="5424304" cy="7781544"/>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31" cstate="print"/>
                    <a:stretch>
                      <a:fillRect/>
                    </a:stretch>
                  </pic:blipFill>
                  <pic:spPr>
                    <a:xfrm>
                      <a:off x="0" y="0"/>
                      <a:ext cx="5424304" cy="7781544"/>
                    </a:xfrm>
                    <a:prstGeom prst="rect">
                      <a:avLst/>
                    </a:prstGeom>
                  </pic:spPr>
                </pic:pic>
              </a:graphicData>
            </a:graphic>
          </wp:anchor>
        </w:drawing>
      </w:r>
    </w:p>
    <w:p w14:paraId="2A99BB60" w14:textId="77777777" w:rsidR="007528D5" w:rsidRDefault="007528D5">
      <w:pPr>
        <w:rPr>
          <w:sz w:val="20"/>
        </w:rPr>
        <w:sectPr w:rsidR="007528D5">
          <w:pgSz w:w="12240" w:h="15840"/>
          <w:pgMar w:top="1360" w:right="1320" w:bottom="1200" w:left="1340" w:header="0" w:footer="1004" w:gutter="0"/>
          <w:cols w:space="720"/>
        </w:sectPr>
      </w:pPr>
    </w:p>
    <w:p w14:paraId="2A99BB61" w14:textId="67DE2859" w:rsidR="007528D5" w:rsidRDefault="00000000">
      <w:pPr>
        <w:pStyle w:val="BodyText"/>
        <w:spacing w:before="74"/>
        <w:ind w:left="100"/>
      </w:pPr>
      <w:del w:id="169" w:author="Tim Lohner" w:date="2024-12-09T16:13:00Z">
        <w:r w:rsidDel="00B93B24">
          <w:lastRenderedPageBreak/>
          <w:delText>AEP</w:delText>
        </w:r>
      </w:del>
      <w:ins w:id="170" w:author="Tim Lohner" w:date="2024-12-09T16:13:00Z">
        <w:r w:rsidR="00B93B24">
          <w:t>PSO</w:t>
        </w:r>
      </w:ins>
      <w:r>
        <w:rPr>
          <w:spacing w:val="-1"/>
        </w:rPr>
        <w:t xml:space="preserve"> </w:t>
      </w:r>
      <w:r>
        <w:t xml:space="preserve">2017 CASE </w:t>
      </w:r>
      <w:r>
        <w:rPr>
          <w:spacing w:val="-2"/>
        </w:rPr>
        <w:t>STUDY</w:t>
      </w:r>
    </w:p>
    <w:p w14:paraId="2A99BB62" w14:textId="77777777" w:rsidR="007528D5" w:rsidRDefault="00000000">
      <w:pPr>
        <w:pStyle w:val="BodyText"/>
        <w:spacing w:before="50"/>
        <w:rPr>
          <w:sz w:val="20"/>
        </w:rPr>
      </w:pPr>
      <w:r>
        <w:rPr>
          <w:noProof/>
        </w:rPr>
        <w:drawing>
          <wp:anchor distT="0" distB="0" distL="0" distR="0" simplePos="0" relativeHeight="487588864" behindDoc="1" locked="0" layoutInCell="1" allowOverlap="1" wp14:anchorId="2A99BB6C" wp14:editId="2A99BB6D">
            <wp:simplePos x="0" y="0"/>
            <wp:positionH relativeFrom="page">
              <wp:posOffset>917079</wp:posOffset>
            </wp:positionH>
            <wp:positionV relativeFrom="paragraph">
              <wp:posOffset>193562</wp:posOffset>
            </wp:positionV>
            <wp:extent cx="4224546" cy="7680959"/>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32" cstate="print"/>
                    <a:stretch>
                      <a:fillRect/>
                    </a:stretch>
                  </pic:blipFill>
                  <pic:spPr>
                    <a:xfrm>
                      <a:off x="0" y="0"/>
                      <a:ext cx="4224546" cy="7680959"/>
                    </a:xfrm>
                    <a:prstGeom prst="rect">
                      <a:avLst/>
                    </a:prstGeom>
                  </pic:spPr>
                </pic:pic>
              </a:graphicData>
            </a:graphic>
          </wp:anchor>
        </w:drawing>
      </w:r>
    </w:p>
    <w:p w14:paraId="2A99BB63" w14:textId="77777777" w:rsidR="007528D5" w:rsidRDefault="007528D5">
      <w:pPr>
        <w:rPr>
          <w:sz w:val="20"/>
        </w:rPr>
        <w:sectPr w:rsidR="007528D5">
          <w:pgSz w:w="12240" w:h="15840"/>
          <w:pgMar w:top="1360" w:right="1320" w:bottom="1200" w:left="1340" w:header="0" w:footer="1004" w:gutter="0"/>
          <w:cols w:space="720"/>
        </w:sectPr>
      </w:pPr>
    </w:p>
    <w:p w14:paraId="2A99BB64" w14:textId="77777777" w:rsidR="007528D5" w:rsidRDefault="00000000">
      <w:pPr>
        <w:pStyle w:val="BodyText"/>
        <w:spacing w:before="74"/>
        <w:ind w:left="100"/>
      </w:pPr>
      <w:r>
        <w:lastRenderedPageBreak/>
        <w:t>CITY</w:t>
      </w:r>
      <w:r>
        <w:rPr>
          <w:spacing w:val="-2"/>
        </w:rPr>
        <w:t xml:space="preserve"> </w:t>
      </w:r>
      <w:r>
        <w:t>OF</w:t>
      </w:r>
      <w:r>
        <w:rPr>
          <w:spacing w:val="-3"/>
        </w:rPr>
        <w:t xml:space="preserve"> </w:t>
      </w:r>
      <w:r>
        <w:t>LAWTON</w:t>
      </w:r>
      <w:r>
        <w:rPr>
          <w:spacing w:val="-1"/>
        </w:rPr>
        <w:t xml:space="preserve"> </w:t>
      </w:r>
      <w:r>
        <w:rPr>
          <w:spacing w:val="-5"/>
        </w:rPr>
        <w:t>NOV</w:t>
      </w:r>
    </w:p>
    <w:p w14:paraId="2A99BB65" w14:textId="77777777" w:rsidR="007528D5" w:rsidRDefault="00000000">
      <w:pPr>
        <w:pStyle w:val="BodyText"/>
        <w:spacing w:before="49"/>
        <w:rPr>
          <w:sz w:val="20"/>
        </w:rPr>
      </w:pPr>
      <w:r>
        <w:rPr>
          <w:noProof/>
        </w:rPr>
        <w:drawing>
          <wp:anchor distT="0" distB="0" distL="0" distR="0" simplePos="0" relativeHeight="487589376" behindDoc="1" locked="0" layoutInCell="1" allowOverlap="1" wp14:anchorId="2A99BB6E" wp14:editId="2A99BB6F">
            <wp:simplePos x="0" y="0"/>
            <wp:positionH relativeFrom="page">
              <wp:posOffset>922185</wp:posOffset>
            </wp:positionH>
            <wp:positionV relativeFrom="paragraph">
              <wp:posOffset>192927</wp:posOffset>
            </wp:positionV>
            <wp:extent cx="4236110" cy="7714107"/>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33" cstate="print"/>
                    <a:stretch>
                      <a:fillRect/>
                    </a:stretch>
                  </pic:blipFill>
                  <pic:spPr>
                    <a:xfrm>
                      <a:off x="0" y="0"/>
                      <a:ext cx="4236110" cy="7714107"/>
                    </a:xfrm>
                    <a:prstGeom prst="rect">
                      <a:avLst/>
                    </a:prstGeom>
                  </pic:spPr>
                </pic:pic>
              </a:graphicData>
            </a:graphic>
          </wp:anchor>
        </w:drawing>
      </w:r>
    </w:p>
    <w:p w14:paraId="2A99BB66" w14:textId="77777777" w:rsidR="007528D5" w:rsidRDefault="007528D5">
      <w:pPr>
        <w:rPr>
          <w:sz w:val="20"/>
        </w:rPr>
        <w:sectPr w:rsidR="007528D5">
          <w:pgSz w:w="12240" w:h="15840"/>
          <w:pgMar w:top="1360" w:right="1320" w:bottom="1200" w:left="1340" w:header="0" w:footer="1004" w:gutter="0"/>
          <w:cols w:space="720"/>
        </w:sectPr>
      </w:pPr>
    </w:p>
    <w:p w14:paraId="2A99BB67" w14:textId="77777777" w:rsidR="007528D5" w:rsidRDefault="007528D5">
      <w:pPr>
        <w:pStyle w:val="BodyText"/>
        <w:spacing w:before="4"/>
        <w:rPr>
          <w:sz w:val="17"/>
        </w:rPr>
      </w:pPr>
    </w:p>
    <w:sectPr w:rsidR="007528D5">
      <w:pgSz w:w="12240" w:h="15840"/>
      <w:pgMar w:top="1820" w:right="1320" w:bottom="1200" w:left="1340" w:header="0" w:footer="1004"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2" w:author="Tim Lohner" w:date="2024-12-09T16:10:00Z" w:initials="TL">
    <w:p w14:paraId="51C141BF" w14:textId="77777777" w:rsidR="007A0B4C" w:rsidRDefault="007A0B4C" w:rsidP="007A0B4C">
      <w:pPr>
        <w:pStyle w:val="CommentText"/>
      </w:pPr>
      <w:r>
        <w:rPr>
          <w:rStyle w:val="CommentReference"/>
        </w:rPr>
        <w:annotationRef/>
      </w:r>
      <w:r>
        <w:t xml:space="preserve">Technically speaking, Comanche is a Public </w:t>
      </w:r>
      <w:r>
        <w:br/>
        <w:t>Service Company of Oklahoma or PSO plant, not an AEP plant.  I would make this correction.</w:t>
      </w:r>
    </w:p>
  </w:comment>
  <w:comment w:id="13" w:author="Tim Lohner" w:date="2024-12-09T16:12:00Z" w:initials="TL">
    <w:p w14:paraId="76129A30" w14:textId="77777777" w:rsidR="00373F92" w:rsidRDefault="00373F92" w:rsidP="00373F92">
      <w:pPr>
        <w:pStyle w:val="CommentText"/>
      </w:pPr>
      <w:r>
        <w:rPr>
          <w:rStyle w:val="CommentReference"/>
        </w:rPr>
        <w:annotationRef/>
      </w:r>
      <w:r>
        <w:t xml:space="preserve">Make sure that the relevant regulatory agency here is USEPA versus the Oklahoma Department of Environmental Quality (ODEQ).  We have an NPDES permit from ODEQ, which is approved by USEPA, but implemented and enforced by ODEQ.  </w:t>
      </w:r>
    </w:p>
  </w:comment>
  <w:comment w:id="20" w:author="Tim Lohner" w:date="2024-12-09T16:15:00Z" w:initials="TL">
    <w:p w14:paraId="321EE48F" w14:textId="77777777" w:rsidR="00D6421C" w:rsidRDefault="00D6421C" w:rsidP="00D6421C">
      <w:pPr>
        <w:pStyle w:val="CommentText"/>
      </w:pPr>
      <w:r>
        <w:rPr>
          <w:rStyle w:val="CommentReference"/>
        </w:rPr>
        <w:annotationRef/>
      </w:r>
      <w:r>
        <w:t>Don’t want to confuse the ready about with plant you are referencing.</w:t>
      </w:r>
    </w:p>
  </w:comment>
  <w:comment w:id="30" w:author="Tim Lohner" w:date="2024-12-09T16:19:00Z" w:initials="TL">
    <w:p w14:paraId="047260A4" w14:textId="77777777" w:rsidR="00AB35B4" w:rsidRDefault="00AB35B4" w:rsidP="00AB35B4">
      <w:pPr>
        <w:pStyle w:val="CommentText"/>
      </w:pPr>
      <w:r>
        <w:rPr>
          <w:rStyle w:val="CommentReference"/>
        </w:rPr>
        <w:annotationRef/>
      </w:r>
      <w:r>
        <w:t xml:space="preserve">Please confirm this.  As we discussed, unless the city is discharging to a public water supply, which it may or may not be, it does not have to meet SDWA limits.  Instead, it may only have to meet limits to protect aquatic life.  Even if discharging to a public water supply, it would have to comply with limits protective of water consumption or water and fish consumption, but not the same limits that a drinking water utility would have to meet.  </w:t>
      </w:r>
    </w:p>
  </w:comment>
  <w:comment w:id="42" w:author="Tim Lohner" w:date="2024-12-09T16:21:00Z" w:initials="TL">
    <w:p w14:paraId="73065C8C" w14:textId="77777777" w:rsidR="00C56192" w:rsidRDefault="00C56192" w:rsidP="00C56192">
      <w:pPr>
        <w:pStyle w:val="CommentText"/>
      </w:pPr>
      <w:r>
        <w:rPr>
          <w:rStyle w:val="CommentReference"/>
        </w:rPr>
        <w:annotationRef/>
      </w:r>
      <w:r>
        <w:t>As we discussed.  To say something is “hazardous” under the topic of environmental compliance means something specific.  Better to say “potentially” unless you know for sure.</w:t>
      </w:r>
    </w:p>
  </w:comment>
  <w:comment w:id="47" w:author="Tim Lohner" w:date="2024-12-09T16:22:00Z" w:initials="TL">
    <w:p w14:paraId="2D4ED15F" w14:textId="77777777" w:rsidR="00C65B7A" w:rsidRDefault="00C65B7A" w:rsidP="00C65B7A">
      <w:pPr>
        <w:pStyle w:val="CommentText"/>
      </w:pPr>
      <w:r>
        <w:rPr>
          <w:rStyle w:val="CommentReference"/>
        </w:rPr>
        <w:annotationRef/>
      </w:r>
      <w:r>
        <w:t>Again, do you really mean EPA or ODEQ?</w:t>
      </w:r>
    </w:p>
  </w:comment>
  <w:comment w:id="55" w:author="Tim Lohner" w:date="2024-12-09T16:23:00Z" w:initials="TL">
    <w:p w14:paraId="1C8DF87D" w14:textId="77777777" w:rsidR="004A381E" w:rsidRDefault="004A381E" w:rsidP="004A381E">
      <w:pPr>
        <w:pStyle w:val="CommentText"/>
      </w:pPr>
      <w:r>
        <w:rPr>
          <w:rStyle w:val="CommentReference"/>
        </w:rPr>
        <w:annotationRef/>
      </w:r>
      <w:r>
        <w:t xml:space="preserve">This is a statement that cannot be made unless there is specific evidence of such an occurrence.  </w:t>
      </w:r>
    </w:p>
  </w:comment>
  <w:comment w:id="63" w:author="Tim Lohner" w:date="2024-12-09T16:26:00Z" w:initials="TL">
    <w:p w14:paraId="2B75FD46" w14:textId="77777777" w:rsidR="009B0CF9" w:rsidRDefault="009B0CF9" w:rsidP="009B0CF9">
      <w:pPr>
        <w:pStyle w:val="CommentText"/>
      </w:pPr>
      <w:r>
        <w:rPr>
          <w:rStyle w:val="CommentReference"/>
        </w:rPr>
        <w:annotationRef/>
      </w:r>
      <w:r>
        <w:t>Too hard to define “safe” and PSO does reliably receive water, but not of appropriate quality.</w:t>
      </w:r>
    </w:p>
  </w:comment>
  <w:comment w:id="72" w:author="Tim Lohner" w:date="2024-12-09T16:38:00Z" w:initials="TL">
    <w:p w14:paraId="72758765" w14:textId="77777777" w:rsidR="00256680" w:rsidRDefault="00256680" w:rsidP="00256680">
      <w:pPr>
        <w:pStyle w:val="CommentText"/>
      </w:pPr>
      <w:r>
        <w:rPr>
          <w:rStyle w:val="CommentReference"/>
        </w:rPr>
        <w:annotationRef/>
      </w:r>
      <w:r>
        <w:t>You already spelled out the abbreviation.</w:t>
      </w:r>
    </w:p>
  </w:comment>
  <w:comment w:id="92" w:author="Tim Lohner" w:date="2024-12-09T16:43:00Z" w:initials="TL">
    <w:p w14:paraId="5936185A" w14:textId="77777777" w:rsidR="00CE1FEA" w:rsidRDefault="00CE1FEA" w:rsidP="00CE1FEA">
      <w:pPr>
        <w:pStyle w:val="CommentText"/>
      </w:pPr>
      <w:r>
        <w:rPr>
          <w:rStyle w:val="CommentReference"/>
        </w:rPr>
        <w:annotationRef/>
      </w:r>
      <w:r>
        <w:t>This is a good way to make the SDWA connection!</w:t>
      </w:r>
    </w:p>
  </w:comment>
  <w:comment w:id="102" w:author="Tim Lohner" w:date="2024-12-09T16:45:00Z" w:initials="TL">
    <w:p w14:paraId="4F3C2B5D" w14:textId="77777777" w:rsidR="00B26572" w:rsidRDefault="00B26572" w:rsidP="00B26572">
      <w:pPr>
        <w:pStyle w:val="CommentText"/>
      </w:pPr>
      <w:r>
        <w:rPr>
          <w:rStyle w:val="CommentReference"/>
        </w:rPr>
        <w:annotationRef/>
      </w:r>
      <w:r>
        <w:t>We do not have to comply with “guidance” but we do have to comply with “requirements.”  We always have to remind the agencies of this difference.</w:t>
      </w:r>
    </w:p>
  </w:comment>
  <w:comment w:id="109" w:author="Tim Lohner" w:date="2024-12-09T16:46:00Z" w:initials="TL">
    <w:p w14:paraId="33E59B54" w14:textId="77777777" w:rsidR="00B26572" w:rsidRDefault="00B26572" w:rsidP="00B26572">
      <w:pPr>
        <w:pStyle w:val="CommentText"/>
      </w:pPr>
      <w:r>
        <w:rPr>
          <w:rStyle w:val="CommentReference"/>
        </w:rPr>
        <w:annotationRef/>
      </w:r>
      <w:r>
        <w:t>I am going to stop marking these, but once you spell out abbreviation, you do not have to do so again.</w:t>
      </w:r>
    </w:p>
  </w:comment>
  <w:comment w:id="110" w:author="Tim Lohner" w:date="2024-12-09T16:47:00Z" w:initials="TL">
    <w:p w14:paraId="4A7F8DA6" w14:textId="77777777" w:rsidR="0088432D" w:rsidRDefault="00054C99" w:rsidP="0088432D">
      <w:pPr>
        <w:pStyle w:val="CommentText"/>
      </w:pPr>
      <w:r>
        <w:rPr>
          <w:rStyle w:val="CommentReference"/>
        </w:rPr>
        <w:annotationRef/>
      </w:r>
      <w:r w:rsidR="0088432D">
        <w:t>Can you explain what oxygen levels have to do with ammonia toxicity?  Perhaps note that high ammonia affects oxygen levels.</w:t>
      </w:r>
    </w:p>
  </w:comment>
  <w:comment w:id="119" w:author="Tim Lohner" w:date="2024-12-09T16:52:00Z" w:initials="TL">
    <w:p w14:paraId="29BD3C0F" w14:textId="77777777" w:rsidR="004D4667" w:rsidRDefault="004D4667" w:rsidP="004D4667">
      <w:pPr>
        <w:pStyle w:val="CommentText"/>
      </w:pPr>
      <w:r>
        <w:rPr>
          <w:rStyle w:val="CommentReference"/>
        </w:rPr>
        <w:annotationRef/>
      </w:r>
      <w:r>
        <w:t>Awfully nice of Republic Paperboard to reimburse the city.  Why would they do this?  Is RP reimbursing Lawton for extra treatment costs required of Lawton due to RP’s poor water quality?</w:t>
      </w:r>
    </w:p>
  </w:comment>
  <w:comment w:id="121" w:author="Tim Lohner" w:date="2024-12-09T16:54:00Z" w:initials="TL">
    <w:p w14:paraId="4E6A4B3E" w14:textId="77777777" w:rsidR="00C93DC3" w:rsidRDefault="00C93DC3" w:rsidP="00C93DC3">
      <w:pPr>
        <w:pStyle w:val="CommentText"/>
      </w:pPr>
      <w:r>
        <w:rPr>
          <w:rStyle w:val="CommentReference"/>
        </w:rPr>
        <w:annotationRef/>
      </w:r>
      <w:r>
        <w:t>Is it really proactive since the problems have been ongoing for such a long time?  Are they not already out of compliance?  It sounds like it is a retroactive response.  I wouldn’t be so easy on them.  It may be an issue of costs versus environmental protection which is a topic in and of itself.</w:t>
      </w:r>
    </w:p>
  </w:comment>
  <w:comment w:id="138" w:author="Tim Lohner" w:date="2024-12-09T16:57:00Z" w:initials="TL">
    <w:p w14:paraId="686B27D2" w14:textId="77777777" w:rsidR="00B23034" w:rsidRDefault="00B23034" w:rsidP="00B23034">
      <w:pPr>
        <w:pStyle w:val="CommentText"/>
      </w:pPr>
      <w:r>
        <w:rPr>
          <w:rStyle w:val="CommentReference"/>
        </w:rPr>
        <w:annotationRef/>
      </w:r>
      <w:r>
        <w:t xml:space="preserve">Can you explain why RP is paying $100K to the city?  </w:t>
      </w:r>
    </w:p>
  </w:comment>
  <w:comment w:id="139" w:author="Tim Lohner" w:date="2024-12-09T16:58:00Z" w:initials="TL">
    <w:p w14:paraId="6D151757" w14:textId="77777777" w:rsidR="00D93C9E" w:rsidRDefault="00D93C9E" w:rsidP="00D93C9E">
      <w:pPr>
        <w:pStyle w:val="CommentText"/>
      </w:pPr>
      <w:r>
        <w:rPr>
          <w:rStyle w:val="CommentReference"/>
        </w:rPr>
        <w:annotationRef/>
      </w:r>
      <w:r>
        <w:t>Do the residents rely on the river for water or recreation?  If not, this statement is less significant.  If yes, it makes a strong statement.</w:t>
      </w:r>
    </w:p>
  </w:comment>
  <w:comment w:id="150" w:author="Tim Lohner" w:date="2024-12-09T17:01:00Z" w:initials="TL">
    <w:p w14:paraId="2A25B359" w14:textId="77777777" w:rsidR="0091427C" w:rsidRDefault="00B20B42" w:rsidP="0091427C">
      <w:pPr>
        <w:pStyle w:val="CommentText"/>
      </w:pPr>
      <w:r>
        <w:rPr>
          <w:rStyle w:val="CommentReference"/>
        </w:rPr>
        <w:annotationRef/>
      </w:r>
      <w:r w:rsidR="0091427C">
        <w:t xml:space="preserve">Interesting recommendation.  Not sure how the plant would react to instantaneous water data indicating poor quality.  Would be hard to take an unexpected outage.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51C141BF" w15:done="0"/>
  <w15:commentEx w15:paraId="76129A30" w15:done="0"/>
  <w15:commentEx w15:paraId="321EE48F" w15:done="0"/>
  <w15:commentEx w15:paraId="047260A4" w15:done="0"/>
  <w15:commentEx w15:paraId="73065C8C" w15:done="0"/>
  <w15:commentEx w15:paraId="2D4ED15F" w15:done="0"/>
  <w15:commentEx w15:paraId="1C8DF87D" w15:done="0"/>
  <w15:commentEx w15:paraId="2B75FD46" w15:done="0"/>
  <w15:commentEx w15:paraId="72758765" w15:done="0"/>
  <w15:commentEx w15:paraId="5936185A" w15:done="0"/>
  <w15:commentEx w15:paraId="4F3C2B5D" w15:done="0"/>
  <w15:commentEx w15:paraId="33E59B54" w15:done="0"/>
  <w15:commentEx w15:paraId="4A7F8DA6" w15:done="0"/>
  <w15:commentEx w15:paraId="29BD3C0F" w15:done="0"/>
  <w15:commentEx w15:paraId="4E6A4B3E" w15:done="0"/>
  <w15:commentEx w15:paraId="686B27D2" w15:done="0"/>
  <w15:commentEx w15:paraId="6D151757" w15:done="0"/>
  <w15:commentEx w15:paraId="2A25B35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2B0194F5" w16cex:dateUtc="2024-12-09T21:10:00Z"/>
  <w16cex:commentExtensible w16cex:durableId="2B019585" w16cex:dateUtc="2024-12-09T21:12:00Z"/>
  <w16cex:commentExtensible w16cex:durableId="2B019627" w16cex:dateUtc="2024-12-09T21:15:00Z"/>
  <w16cex:commentExtensible w16cex:durableId="2B019704" w16cex:dateUtc="2024-12-09T21:19:00Z"/>
  <w16cex:commentExtensible w16cex:durableId="2B01977D" w16cex:dateUtc="2024-12-09T21:21:00Z"/>
  <w16cex:commentExtensible w16cex:durableId="2B0197B3" w16cex:dateUtc="2024-12-09T21:22:00Z"/>
  <w16cex:commentExtensible w16cex:durableId="2B019809" w16cex:dateUtc="2024-12-09T21:23:00Z"/>
  <w16cex:commentExtensible w16cex:durableId="2B019899" w16cex:dateUtc="2024-12-09T21:26:00Z"/>
  <w16cex:commentExtensible w16cex:durableId="2B019B9A" w16cex:dateUtc="2024-12-09T21:38:00Z"/>
  <w16cex:commentExtensible w16cex:durableId="2B019C94" w16cex:dateUtc="2024-12-09T21:43:00Z"/>
  <w16cex:commentExtensible w16cex:durableId="2B019D17" w16cex:dateUtc="2024-12-09T21:45:00Z"/>
  <w16cex:commentExtensible w16cex:durableId="2B019D5F" w16cex:dateUtc="2024-12-09T21:46:00Z"/>
  <w16cex:commentExtensible w16cex:durableId="2B019DA7" w16cex:dateUtc="2024-12-09T21:47:00Z"/>
  <w16cex:commentExtensible w16cex:durableId="2B019EB0" w16cex:dateUtc="2024-12-09T21:52:00Z"/>
  <w16cex:commentExtensible w16cex:durableId="2B019F3A" w16cex:dateUtc="2024-12-09T21:54:00Z"/>
  <w16cex:commentExtensible w16cex:durableId="2B019FDF" w16cex:dateUtc="2024-12-09T21:57:00Z"/>
  <w16cex:commentExtensible w16cex:durableId="2B01A01A" w16cex:dateUtc="2024-12-09T21:58:00Z"/>
  <w16cex:commentExtensible w16cex:durableId="2B01A0E0" w16cex:dateUtc="2024-12-09T22:0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51C141BF" w16cid:durableId="2B0194F5"/>
  <w16cid:commentId w16cid:paraId="76129A30" w16cid:durableId="2B019585"/>
  <w16cid:commentId w16cid:paraId="321EE48F" w16cid:durableId="2B019627"/>
  <w16cid:commentId w16cid:paraId="047260A4" w16cid:durableId="2B019704"/>
  <w16cid:commentId w16cid:paraId="73065C8C" w16cid:durableId="2B01977D"/>
  <w16cid:commentId w16cid:paraId="2D4ED15F" w16cid:durableId="2B0197B3"/>
  <w16cid:commentId w16cid:paraId="1C8DF87D" w16cid:durableId="2B019809"/>
  <w16cid:commentId w16cid:paraId="2B75FD46" w16cid:durableId="2B019899"/>
  <w16cid:commentId w16cid:paraId="72758765" w16cid:durableId="2B019B9A"/>
  <w16cid:commentId w16cid:paraId="5936185A" w16cid:durableId="2B019C94"/>
  <w16cid:commentId w16cid:paraId="4F3C2B5D" w16cid:durableId="2B019D17"/>
  <w16cid:commentId w16cid:paraId="33E59B54" w16cid:durableId="2B019D5F"/>
  <w16cid:commentId w16cid:paraId="4A7F8DA6" w16cid:durableId="2B019DA7"/>
  <w16cid:commentId w16cid:paraId="29BD3C0F" w16cid:durableId="2B019EB0"/>
  <w16cid:commentId w16cid:paraId="4E6A4B3E" w16cid:durableId="2B019F3A"/>
  <w16cid:commentId w16cid:paraId="686B27D2" w16cid:durableId="2B019FDF"/>
  <w16cid:commentId w16cid:paraId="6D151757" w16cid:durableId="2B01A01A"/>
  <w16cid:commentId w16cid:paraId="2A25B359" w16cid:durableId="2B01A0E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FB0900" w14:textId="77777777" w:rsidR="00781397" w:rsidRDefault="00781397">
      <w:r>
        <w:separator/>
      </w:r>
    </w:p>
  </w:endnote>
  <w:endnote w:type="continuationSeparator" w:id="0">
    <w:p w14:paraId="57030ACA" w14:textId="77777777" w:rsidR="00781397" w:rsidRDefault="0078139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498167" w14:textId="77777777" w:rsidR="001663C4" w:rsidRDefault="001663C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99BB70" w14:textId="77777777" w:rsidR="007528D5" w:rsidRDefault="00000000">
    <w:pPr>
      <w:pStyle w:val="BodyText"/>
      <w:spacing w:line="14" w:lineRule="auto"/>
      <w:rPr>
        <w:sz w:val="20"/>
      </w:rPr>
    </w:pPr>
    <w:r>
      <w:rPr>
        <w:noProof/>
      </w:rPr>
      <mc:AlternateContent>
        <mc:Choice Requires="wps">
          <w:drawing>
            <wp:anchor distT="0" distB="0" distL="0" distR="0" simplePos="0" relativeHeight="487444992" behindDoc="1" locked="0" layoutInCell="1" allowOverlap="1" wp14:anchorId="2A99BB71" wp14:editId="2A99BB72">
              <wp:simplePos x="0" y="0"/>
              <wp:positionH relativeFrom="page">
                <wp:posOffset>896416</wp:posOffset>
              </wp:positionH>
              <wp:positionV relativeFrom="page">
                <wp:posOffset>9242755</wp:posOffset>
              </wp:positionV>
              <wp:extent cx="5981065" cy="635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065" cy="6350"/>
                      </a:xfrm>
                      <a:custGeom>
                        <a:avLst/>
                        <a:gdLst/>
                        <a:ahLst/>
                        <a:cxnLst/>
                        <a:rect l="l" t="t" r="r" b="b"/>
                        <a:pathLst>
                          <a:path w="5981065" h="6350">
                            <a:moveTo>
                              <a:pt x="5981065" y="0"/>
                            </a:moveTo>
                            <a:lnTo>
                              <a:pt x="0" y="0"/>
                            </a:lnTo>
                            <a:lnTo>
                              <a:pt x="0" y="6095"/>
                            </a:lnTo>
                            <a:lnTo>
                              <a:pt x="5981065" y="6095"/>
                            </a:lnTo>
                            <a:lnTo>
                              <a:pt x="5981065"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4D9CD9AD" id="Graphic 1" o:spid="_x0000_s1026" style="position:absolute;margin-left:70.6pt;margin-top:727.8pt;width:470.95pt;height:.5pt;z-index:-15871488;visibility:visible;mso-wrap-style:square;mso-wrap-distance-left:0;mso-wrap-distance-top:0;mso-wrap-distance-right:0;mso-wrap-distance-bottom:0;mso-position-horizontal:absolute;mso-position-horizontal-relative:page;mso-position-vertical:absolute;mso-position-vertical-relative:page;v-text-anchor:top" coordsize="598106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" path="m5981065,l,,,6095r5981065,l5981065,xe" fillcolor="#d9d9d9" stroked="f">
              <v:path arrowok="t"/>
              <w10:wrap anchorx="page" anchory="page"/>
            </v:shape>
          </w:pict>
        </mc:Fallback>
      </mc:AlternateContent>
    </w:r>
    <w:r>
      <w:rPr>
        <w:noProof/>
      </w:rPr>
      <mc:AlternateContent>
        <mc:Choice Requires="wps">
          <w:drawing>
            <wp:anchor distT="0" distB="0" distL="0" distR="0" simplePos="0" relativeHeight="487445504" behindDoc="1" locked="0" layoutInCell="1" allowOverlap="1" wp14:anchorId="2A99BB73" wp14:editId="2A99BB74">
              <wp:simplePos x="0" y="0"/>
              <wp:positionH relativeFrom="page">
                <wp:posOffset>876604</wp:posOffset>
              </wp:positionH>
              <wp:positionV relativeFrom="page">
                <wp:posOffset>9275774</wp:posOffset>
              </wp:positionV>
              <wp:extent cx="711835" cy="16573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1835" cy="165735"/>
                      </a:xfrm>
                      <a:prstGeom prst="rect">
                        <a:avLst/>
                      </a:prstGeom>
                    </wps:spPr>
                    <wps:txbx>
                      <w:txbxContent>
                        <w:p w14:paraId="2A99BB75" w14:textId="77777777" w:rsidR="007528D5" w:rsidRDefault="00000000">
                          <w:pPr>
                            <w:spacing w:line="245" w:lineRule="exact"/>
                            <w:ind w:left="60"/>
                            <w:rPr>
                              <w:rFonts w:ascii="Calibri"/>
                            </w:rPr>
                          </w:pPr>
                          <w:r>
                            <w:rPr>
                              <w:rFonts w:ascii="Calibri"/>
                              <w:b/>
                            </w:rPr>
                            <w:fldChar w:fldCharType="begin"/>
                          </w:r>
                          <w:r>
                            <w:rPr>
                              <w:rFonts w:ascii="Calibri"/>
                              <w:b/>
                            </w:rPr>
                            <w:instrText xml:space="preserve"> PAGE </w:instrText>
                          </w:r>
                          <w:r>
                            <w:rPr>
                              <w:rFonts w:ascii="Calibri"/>
                              <w:b/>
                            </w:rPr>
                            <w:fldChar w:fldCharType="separate"/>
                          </w:r>
                          <w:r>
                            <w:rPr>
                              <w:rFonts w:ascii="Calibri"/>
                              <w:b/>
                            </w:rPr>
                            <w:t>10</w:t>
                          </w:r>
                          <w:r>
                            <w:rPr>
                              <w:rFonts w:ascii="Calibri"/>
                              <w:b/>
                            </w:rPr>
                            <w:fldChar w:fldCharType="end"/>
                          </w:r>
                          <w:r>
                            <w:rPr>
                              <w:rFonts w:ascii="Calibri"/>
                              <w:b/>
                              <w:spacing w:val="-1"/>
                            </w:rPr>
                            <w:t xml:space="preserve"> </w:t>
                          </w:r>
                          <w:r>
                            <w:rPr>
                              <w:rFonts w:ascii="Calibri"/>
                              <w:b/>
                            </w:rPr>
                            <w:t>|</w:t>
                          </w:r>
                          <w:r>
                            <w:rPr>
                              <w:rFonts w:ascii="Calibri"/>
                              <w:b/>
                              <w:spacing w:val="-2"/>
                            </w:rPr>
                            <w:t xml:space="preserve"> </w:t>
                          </w:r>
                          <w:r>
                            <w:rPr>
                              <w:rFonts w:ascii="Calibri"/>
                              <w:color w:val="7E7E7E"/>
                            </w:rPr>
                            <w:t>P</w:t>
                          </w:r>
                          <w:r>
                            <w:rPr>
                              <w:rFonts w:ascii="Calibri"/>
                              <w:color w:val="7E7E7E"/>
                              <w:spacing w:val="11"/>
                            </w:rPr>
                            <w:t xml:space="preserve"> </w:t>
                          </w:r>
                          <w:r>
                            <w:rPr>
                              <w:rFonts w:ascii="Calibri"/>
                              <w:color w:val="7E7E7E"/>
                            </w:rPr>
                            <w:t>a</w:t>
                          </w:r>
                          <w:r>
                            <w:rPr>
                              <w:rFonts w:ascii="Calibri"/>
                              <w:color w:val="7E7E7E"/>
                              <w:spacing w:val="9"/>
                            </w:rPr>
                            <w:t xml:space="preserve"> </w:t>
                          </w:r>
                          <w:r>
                            <w:rPr>
                              <w:rFonts w:ascii="Calibri"/>
                              <w:color w:val="7E7E7E"/>
                            </w:rPr>
                            <w:t>g</w:t>
                          </w:r>
                          <w:r>
                            <w:rPr>
                              <w:rFonts w:ascii="Calibri"/>
                              <w:color w:val="7E7E7E"/>
                              <w:spacing w:val="9"/>
                            </w:rPr>
                            <w:t xml:space="preserve"> </w:t>
                          </w:r>
                          <w:r>
                            <w:rPr>
                              <w:rFonts w:ascii="Calibri"/>
                              <w:color w:val="7E7E7E"/>
                              <w:spacing w:val="-10"/>
                            </w:rPr>
                            <w:t>e</w:t>
                          </w:r>
                        </w:p>
                      </w:txbxContent>
                    </wps:txbx>
                    <wps:bodyPr wrap="square" lIns="0" tIns="0" rIns="0" bIns="0" rtlCol="0">
                      <a:noAutofit/>
                    </wps:bodyPr>
                  </wps:wsp>
                </a:graphicData>
              </a:graphic>
            </wp:anchor>
          </w:drawing>
        </mc:Choice>
        <mc:Fallback>
          <w:pict>
            <v:shapetype w14:anchorId="2A99BB73" id="_x0000_t202" coordsize="21600,21600" o:spt="202" path="m,l,21600r21600,l21600,xe">
              <v:stroke joinstyle="miter"/>
              <v:path gradientshapeok="t" o:connecttype="rect"/>
            </v:shapetype>
            <v:shape id="Textbox 2" o:spid="_x0000_s1026" type="#_x0000_t202" style="position:absolute;margin-left:69pt;margin-top:730.4pt;width:56.05pt;height:13.05pt;z-index:-158709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" filled="f" stroked="f">
              <v:textbox inset="0,0,0,0">
                <w:txbxContent>
                  <w:p w14:paraId="2A99BB75" w14:textId="77777777" w:rsidR="007528D5" w:rsidRDefault="00000000">
                    <w:pPr>
                      <w:spacing w:line="245" w:lineRule="exact"/>
                      <w:ind w:left="60"/>
                      <w:rPr>
                        <w:rFonts w:ascii="Calibri"/>
                      </w:rPr>
                    </w:pPr>
                    <w:r>
                      <w:rPr>
                        <w:rFonts w:ascii="Calibri"/>
                        <w:b/>
                      </w:rPr>
                      <w:fldChar w:fldCharType="begin"/>
                    </w:r>
                    <w:r>
                      <w:rPr>
                        <w:rFonts w:ascii="Calibri"/>
                        <w:b/>
                      </w:rPr>
                      <w:instrText xml:space="preserve"> PAGE </w:instrText>
                    </w:r>
                    <w:r>
                      <w:rPr>
                        <w:rFonts w:ascii="Calibri"/>
                        <w:b/>
                      </w:rPr>
                      <w:fldChar w:fldCharType="separate"/>
                    </w:r>
                    <w:r>
                      <w:rPr>
                        <w:rFonts w:ascii="Calibri"/>
                        <w:b/>
                      </w:rPr>
                      <w:t>10</w:t>
                    </w:r>
                    <w:r>
                      <w:rPr>
                        <w:rFonts w:ascii="Calibri"/>
                        <w:b/>
                      </w:rPr>
                      <w:fldChar w:fldCharType="end"/>
                    </w:r>
                    <w:r>
                      <w:rPr>
                        <w:rFonts w:ascii="Calibri"/>
                        <w:b/>
                        <w:spacing w:val="-1"/>
                      </w:rPr>
                      <w:t xml:space="preserve"> </w:t>
                    </w:r>
                    <w:r>
                      <w:rPr>
                        <w:rFonts w:ascii="Calibri"/>
                        <w:b/>
                      </w:rPr>
                      <w:t>|</w:t>
                    </w:r>
                    <w:r>
                      <w:rPr>
                        <w:rFonts w:ascii="Calibri"/>
                        <w:b/>
                        <w:spacing w:val="-2"/>
                      </w:rPr>
                      <w:t xml:space="preserve"> </w:t>
                    </w:r>
                    <w:r>
                      <w:rPr>
                        <w:rFonts w:ascii="Calibri"/>
                        <w:color w:val="7E7E7E"/>
                      </w:rPr>
                      <w:t>P</w:t>
                    </w:r>
                    <w:r>
                      <w:rPr>
                        <w:rFonts w:ascii="Calibri"/>
                        <w:color w:val="7E7E7E"/>
                        <w:spacing w:val="11"/>
                      </w:rPr>
                      <w:t xml:space="preserve"> </w:t>
                    </w:r>
                    <w:r>
                      <w:rPr>
                        <w:rFonts w:ascii="Calibri"/>
                        <w:color w:val="7E7E7E"/>
                      </w:rPr>
                      <w:t>a</w:t>
                    </w:r>
                    <w:r>
                      <w:rPr>
                        <w:rFonts w:ascii="Calibri"/>
                        <w:color w:val="7E7E7E"/>
                        <w:spacing w:val="9"/>
                      </w:rPr>
                      <w:t xml:space="preserve"> </w:t>
                    </w:r>
                    <w:r>
                      <w:rPr>
                        <w:rFonts w:ascii="Calibri"/>
                        <w:color w:val="7E7E7E"/>
                      </w:rPr>
                      <w:t>g</w:t>
                    </w:r>
                    <w:r>
                      <w:rPr>
                        <w:rFonts w:ascii="Calibri"/>
                        <w:color w:val="7E7E7E"/>
                        <w:spacing w:val="9"/>
                      </w:rPr>
                      <w:t xml:space="preserve"> </w:t>
                    </w:r>
                    <w:r>
                      <w:rPr>
                        <w:rFonts w:ascii="Calibri"/>
                        <w:color w:val="7E7E7E"/>
                        <w:spacing w:val="-10"/>
                      </w:rPr>
                      <w:t>e</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83D642" w14:textId="77777777" w:rsidR="001663C4" w:rsidRDefault="001663C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3192ED" w14:textId="77777777" w:rsidR="00781397" w:rsidRDefault="00781397">
      <w:r>
        <w:separator/>
      </w:r>
    </w:p>
  </w:footnote>
  <w:footnote w:type="continuationSeparator" w:id="0">
    <w:p w14:paraId="195CDBCF" w14:textId="77777777" w:rsidR="00781397" w:rsidRDefault="0078139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B7BB33" w14:textId="77777777" w:rsidR="001663C4" w:rsidRDefault="001663C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3047C0" w14:textId="77777777" w:rsidR="001663C4" w:rsidRDefault="001663C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AA9230" w14:textId="77777777" w:rsidR="001663C4" w:rsidRDefault="001663C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698240E"/>
    <w:multiLevelType w:val="hybridMultilevel"/>
    <w:tmpl w:val="EEE45A74"/>
    <w:lvl w:ilvl="0" w:tplc="7096B676">
      <w:start w:val="1"/>
      <w:numFmt w:val="decimal"/>
      <w:lvlText w:val="%1."/>
      <w:lvlJc w:val="left"/>
      <w:pPr>
        <w:ind w:left="118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75BE8F5C">
      <w:start w:val="1"/>
      <w:numFmt w:val="lowerLetter"/>
      <w:lvlText w:val="%2."/>
      <w:lvlJc w:val="left"/>
      <w:pPr>
        <w:ind w:left="1900" w:hanging="360"/>
        <w:jc w:val="left"/>
      </w:pPr>
      <w:rPr>
        <w:rFonts w:ascii="Times New Roman" w:eastAsia="Times New Roman" w:hAnsi="Times New Roman" w:cs="Times New Roman" w:hint="default"/>
        <w:b w:val="0"/>
        <w:bCs w:val="0"/>
        <w:i w:val="0"/>
        <w:iCs w:val="0"/>
        <w:spacing w:val="-1"/>
        <w:w w:val="100"/>
        <w:sz w:val="24"/>
        <w:szCs w:val="24"/>
        <w:lang w:val="en-US" w:eastAsia="en-US" w:bidi="ar-SA"/>
      </w:rPr>
    </w:lvl>
    <w:lvl w:ilvl="2" w:tplc="2256C24E">
      <w:numFmt w:val="bullet"/>
      <w:lvlText w:val="•"/>
      <w:lvlJc w:val="left"/>
      <w:pPr>
        <w:ind w:left="2753" w:hanging="360"/>
      </w:pPr>
      <w:rPr>
        <w:rFonts w:hint="default"/>
        <w:lang w:val="en-US" w:eastAsia="en-US" w:bidi="ar-SA"/>
      </w:rPr>
    </w:lvl>
    <w:lvl w:ilvl="3" w:tplc="BFF6BFAC">
      <w:numFmt w:val="bullet"/>
      <w:lvlText w:val="•"/>
      <w:lvlJc w:val="left"/>
      <w:pPr>
        <w:ind w:left="3606" w:hanging="360"/>
      </w:pPr>
      <w:rPr>
        <w:rFonts w:hint="default"/>
        <w:lang w:val="en-US" w:eastAsia="en-US" w:bidi="ar-SA"/>
      </w:rPr>
    </w:lvl>
    <w:lvl w:ilvl="4" w:tplc="D074918C">
      <w:numFmt w:val="bullet"/>
      <w:lvlText w:val="•"/>
      <w:lvlJc w:val="left"/>
      <w:pPr>
        <w:ind w:left="4460" w:hanging="360"/>
      </w:pPr>
      <w:rPr>
        <w:rFonts w:hint="default"/>
        <w:lang w:val="en-US" w:eastAsia="en-US" w:bidi="ar-SA"/>
      </w:rPr>
    </w:lvl>
    <w:lvl w:ilvl="5" w:tplc="1A8A645E">
      <w:numFmt w:val="bullet"/>
      <w:lvlText w:val="•"/>
      <w:lvlJc w:val="left"/>
      <w:pPr>
        <w:ind w:left="5313" w:hanging="360"/>
      </w:pPr>
      <w:rPr>
        <w:rFonts w:hint="default"/>
        <w:lang w:val="en-US" w:eastAsia="en-US" w:bidi="ar-SA"/>
      </w:rPr>
    </w:lvl>
    <w:lvl w:ilvl="6" w:tplc="D4322ADC">
      <w:numFmt w:val="bullet"/>
      <w:lvlText w:val="•"/>
      <w:lvlJc w:val="left"/>
      <w:pPr>
        <w:ind w:left="6166" w:hanging="360"/>
      </w:pPr>
      <w:rPr>
        <w:rFonts w:hint="default"/>
        <w:lang w:val="en-US" w:eastAsia="en-US" w:bidi="ar-SA"/>
      </w:rPr>
    </w:lvl>
    <w:lvl w:ilvl="7" w:tplc="8E1A0AAE">
      <w:numFmt w:val="bullet"/>
      <w:lvlText w:val="•"/>
      <w:lvlJc w:val="left"/>
      <w:pPr>
        <w:ind w:left="7020" w:hanging="360"/>
      </w:pPr>
      <w:rPr>
        <w:rFonts w:hint="default"/>
        <w:lang w:val="en-US" w:eastAsia="en-US" w:bidi="ar-SA"/>
      </w:rPr>
    </w:lvl>
    <w:lvl w:ilvl="8" w:tplc="26D4DDB4">
      <w:numFmt w:val="bullet"/>
      <w:lvlText w:val="•"/>
      <w:lvlJc w:val="left"/>
      <w:pPr>
        <w:ind w:left="7873" w:hanging="360"/>
      </w:pPr>
      <w:rPr>
        <w:rFonts w:hint="default"/>
        <w:lang w:val="en-US" w:eastAsia="en-US" w:bidi="ar-SA"/>
      </w:rPr>
    </w:lvl>
  </w:abstractNum>
  <w:abstractNum w:abstractNumId="1" w15:restartNumberingAfterBreak="0">
    <w:nsid w:val="6A4523B6"/>
    <w:multiLevelType w:val="hybridMultilevel"/>
    <w:tmpl w:val="5AC6D7A2"/>
    <w:lvl w:ilvl="0" w:tplc="D9F6627A">
      <w:start w:val="1"/>
      <w:numFmt w:val="decimal"/>
      <w:lvlText w:val="%1."/>
      <w:lvlJc w:val="left"/>
      <w:pPr>
        <w:ind w:left="82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69B00152">
      <w:numFmt w:val="bullet"/>
      <w:lvlText w:val="•"/>
      <w:lvlJc w:val="left"/>
      <w:pPr>
        <w:ind w:left="1696" w:hanging="360"/>
      </w:pPr>
      <w:rPr>
        <w:rFonts w:hint="default"/>
        <w:lang w:val="en-US" w:eastAsia="en-US" w:bidi="ar-SA"/>
      </w:rPr>
    </w:lvl>
    <w:lvl w:ilvl="2" w:tplc="14C8937C">
      <w:numFmt w:val="bullet"/>
      <w:lvlText w:val="•"/>
      <w:lvlJc w:val="left"/>
      <w:pPr>
        <w:ind w:left="2572" w:hanging="360"/>
      </w:pPr>
      <w:rPr>
        <w:rFonts w:hint="default"/>
        <w:lang w:val="en-US" w:eastAsia="en-US" w:bidi="ar-SA"/>
      </w:rPr>
    </w:lvl>
    <w:lvl w:ilvl="3" w:tplc="9A2E5962">
      <w:numFmt w:val="bullet"/>
      <w:lvlText w:val="•"/>
      <w:lvlJc w:val="left"/>
      <w:pPr>
        <w:ind w:left="3448" w:hanging="360"/>
      </w:pPr>
      <w:rPr>
        <w:rFonts w:hint="default"/>
        <w:lang w:val="en-US" w:eastAsia="en-US" w:bidi="ar-SA"/>
      </w:rPr>
    </w:lvl>
    <w:lvl w:ilvl="4" w:tplc="7BDC19C8">
      <w:numFmt w:val="bullet"/>
      <w:lvlText w:val="•"/>
      <w:lvlJc w:val="left"/>
      <w:pPr>
        <w:ind w:left="4324" w:hanging="360"/>
      </w:pPr>
      <w:rPr>
        <w:rFonts w:hint="default"/>
        <w:lang w:val="en-US" w:eastAsia="en-US" w:bidi="ar-SA"/>
      </w:rPr>
    </w:lvl>
    <w:lvl w:ilvl="5" w:tplc="7914882C">
      <w:numFmt w:val="bullet"/>
      <w:lvlText w:val="•"/>
      <w:lvlJc w:val="left"/>
      <w:pPr>
        <w:ind w:left="5200" w:hanging="360"/>
      </w:pPr>
      <w:rPr>
        <w:rFonts w:hint="default"/>
        <w:lang w:val="en-US" w:eastAsia="en-US" w:bidi="ar-SA"/>
      </w:rPr>
    </w:lvl>
    <w:lvl w:ilvl="6" w:tplc="62EED6DE">
      <w:numFmt w:val="bullet"/>
      <w:lvlText w:val="•"/>
      <w:lvlJc w:val="left"/>
      <w:pPr>
        <w:ind w:left="6076" w:hanging="360"/>
      </w:pPr>
      <w:rPr>
        <w:rFonts w:hint="default"/>
        <w:lang w:val="en-US" w:eastAsia="en-US" w:bidi="ar-SA"/>
      </w:rPr>
    </w:lvl>
    <w:lvl w:ilvl="7" w:tplc="8B142786">
      <w:numFmt w:val="bullet"/>
      <w:lvlText w:val="•"/>
      <w:lvlJc w:val="left"/>
      <w:pPr>
        <w:ind w:left="6952" w:hanging="360"/>
      </w:pPr>
      <w:rPr>
        <w:rFonts w:hint="default"/>
        <w:lang w:val="en-US" w:eastAsia="en-US" w:bidi="ar-SA"/>
      </w:rPr>
    </w:lvl>
    <w:lvl w:ilvl="8" w:tplc="C142BCDC">
      <w:numFmt w:val="bullet"/>
      <w:lvlText w:val="•"/>
      <w:lvlJc w:val="left"/>
      <w:pPr>
        <w:ind w:left="7828" w:hanging="360"/>
      </w:pPr>
      <w:rPr>
        <w:rFonts w:hint="default"/>
        <w:lang w:val="en-US" w:eastAsia="en-US" w:bidi="ar-SA"/>
      </w:rPr>
    </w:lvl>
  </w:abstractNum>
  <w:abstractNum w:abstractNumId="2" w15:restartNumberingAfterBreak="0">
    <w:nsid w:val="7C010549"/>
    <w:multiLevelType w:val="hybridMultilevel"/>
    <w:tmpl w:val="DAD6DF02"/>
    <w:lvl w:ilvl="0" w:tplc="020E0B88">
      <w:start w:val="1"/>
      <w:numFmt w:val="decimal"/>
      <w:lvlText w:val="%1."/>
      <w:lvlJc w:val="left"/>
      <w:pPr>
        <w:ind w:left="82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BD8AFB68">
      <w:start w:val="1"/>
      <w:numFmt w:val="lowerLetter"/>
      <w:lvlText w:val="%2."/>
      <w:lvlJc w:val="left"/>
      <w:pPr>
        <w:ind w:left="1540" w:hanging="360"/>
        <w:jc w:val="left"/>
      </w:pPr>
      <w:rPr>
        <w:rFonts w:ascii="Times New Roman" w:eastAsia="Times New Roman" w:hAnsi="Times New Roman" w:cs="Times New Roman" w:hint="default"/>
        <w:b w:val="0"/>
        <w:bCs w:val="0"/>
        <w:i w:val="0"/>
        <w:iCs w:val="0"/>
        <w:spacing w:val="-1"/>
        <w:w w:val="100"/>
        <w:sz w:val="24"/>
        <w:szCs w:val="24"/>
        <w:lang w:val="en-US" w:eastAsia="en-US" w:bidi="ar-SA"/>
      </w:rPr>
    </w:lvl>
    <w:lvl w:ilvl="2" w:tplc="596031CE">
      <w:numFmt w:val="bullet"/>
      <w:lvlText w:val="•"/>
      <w:lvlJc w:val="left"/>
      <w:pPr>
        <w:ind w:left="2433" w:hanging="360"/>
      </w:pPr>
      <w:rPr>
        <w:rFonts w:hint="default"/>
        <w:lang w:val="en-US" w:eastAsia="en-US" w:bidi="ar-SA"/>
      </w:rPr>
    </w:lvl>
    <w:lvl w:ilvl="3" w:tplc="F8E4C608">
      <w:numFmt w:val="bullet"/>
      <w:lvlText w:val="•"/>
      <w:lvlJc w:val="left"/>
      <w:pPr>
        <w:ind w:left="3326" w:hanging="360"/>
      </w:pPr>
      <w:rPr>
        <w:rFonts w:hint="default"/>
        <w:lang w:val="en-US" w:eastAsia="en-US" w:bidi="ar-SA"/>
      </w:rPr>
    </w:lvl>
    <w:lvl w:ilvl="4" w:tplc="CC509266">
      <w:numFmt w:val="bullet"/>
      <w:lvlText w:val="•"/>
      <w:lvlJc w:val="left"/>
      <w:pPr>
        <w:ind w:left="4220" w:hanging="360"/>
      </w:pPr>
      <w:rPr>
        <w:rFonts w:hint="default"/>
        <w:lang w:val="en-US" w:eastAsia="en-US" w:bidi="ar-SA"/>
      </w:rPr>
    </w:lvl>
    <w:lvl w:ilvl="5" w:tplc="FE92F142">
      <w:numFmt w:val="bullet"/>
      <w:lvlText w:val="•"/>
      <w:lvlJc w:val="left"/>
      <w:pPr>
        <w:ind w:left="5113" w:hanging="360"/>
      </w:pPr>
      <w:rPr>
        <w:rFonts w:hint="default"/>
        <w:lang w:val="en-US" w:eastAsia="en-US" w:bidi="ar-SA"/>
      </w:rPr>
    </w:lvl>
    <w:lvl w:ilvl="6" w:tplc="0A98E0E0">
      <w:numFmt w:val="bullet"/>
      <w:lvlText w:val="•"/>
      <w:lvlJc w:val="left"/>
      <w:pPr>
        <w:ind w:left="6006" w:hanging="360"/>
      </w:pPr>
      <w:rPr>
        <w:rFonts w:hint="default"/>
        <w:lang w:val="en-US" w:eastAsia="en-US" w:bidi="ar-SA"/>
      </w:rPr>
    </w:lvl>
    <w:lvl w:ilvl="7" w:tplc="6D4A433E">
      <w:numFmt w:val="bullet"/>
      <w:lvlText w:val="•"/>
      <w:lvlJc w:val="left"/>
      <w:pPr>
        <w:ind w:left="6900" w:hanging="360"/>
      </w:pPr>
      <w:rPr>
        <w:rFonts w:hint="default"/>
        <w:lang w:val="en-US" w:eastAsia="en-US" w:bidi="ar-SA"/>
      </w:rPr>
    </w:lvl>
    <w:lvl w:ilvl="8" w:tplc="0936CF6A">
      <w:numFmt w:val="bullet"/>
      <w:lvlText w:val="•"/>
      <w:lvlJc w:val="left"/>
      <w:pPr>
        <w:ind w:left="7793" w:hanging="360"/>
      </w:pPr>
      <w:rPr>
        <w:rFonts w:hint="default"/>
        <w:lang w:val="en-US" w:eastAsia="en-US" w:bidi="ar-SA"/>
      </w:rPr>
    </w:lvl>
  </w:abstractNum>
  <w:num w:numId="1" w16cid:durableId="2096438905">
    <w:abstractNumId w:val="0"/>
  </w:num>
  <w:num w:numId="2" w16cid:durableId="117336162">
    <w:abstractNumId w:val="2"/>
  </w:num>
  <w:num w:numId="3" w16cid:durableId="123502063">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Tim Lohner">
    <w15:presenceInfo w15:providerId="AD" w15:userId="S::s537922@corp.aepsc.com::14506f7f-6506-4979-b6e2-5c2b0d618a4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trackRevisions/>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7528D5"/>
    <w:rsid w:val="00054C99"/>
    <w:rsid w:val="000B1134"/>
    <w:rsid w:val="001663C4"/>
    <w:rsid w:val="00256680"/>
    <w:rsid w:val="00293F6C"/>
    <w:rsid w:val="00373F92"/>
    <w:rsid w:val="003F303B"/>
    <w:rsid w:val="004A381E"/>
    <w:rsid w:val="004D4667"/>
    <w:rsid w:val="005B34CC"/>
    <w:rsid w:val="00682D7E"/>
    <w:rsid w:val="007528D5"/>
    <w:rsid w:val="00781397"/>
    <w:rsid w:val="007A0B4C"/>
    <w:rsid w:val="0086493D"/>
    <w:rsid w:val="0088432D"/>
    <w:rsid w:val="0091427C"/>
    <w:rsid w:val="009B0CF9"/>
    <w:rsid w:val="00A35370"/>
    <w:rsid w:val="00AB35B4"/>
    <w:rsid w:val="00AC4AB0"/>
    <w:rsid w:val="00B20B42"/>
    <w:rsid w:val="00B23034"/>
    <w:rsid w:val="00B26572"/>
    <w:rsid w:val="00B93B24"/>
    <w:rsid w:val="00BF741F"/>
    <w:rsid w:val="00C56192"/>
    <w:rsid w:val="00C65B7A"/>
    <w:rsid w:val="00C93DC3"/>
    <w:rsid w:val="00CE1FEA"/>
    <w:rsid w:val="00D6421C"/>
    <w:rsid w:val="00D93C9E"/>
    <w:rsid w:val="00DE652A"/>
    <w:rsid w:val="00E11FB8"/>
    <w:rsid w:val="00E8780E"/>
    <w:rsid w:val="00F83A0B"/>
    <w:rsid w:val="00FB0F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99BAA0"/>
  <w15:docId w15:val="{D92714F2-9679-4A6C-BB42-8F0BC1FABD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3227" w:right="3244"/>
      <w:jc w:val="center"/>
      <w:outlineLvl w:val="0"/>
    </w:pPr>
    <w:rPr>
      <w:rFonts w:ascii="Calibri" w:eastAsia="Calibri" w:hAnsi="Calibri" w:cs="Calibri"/>
      <w:sz w:val="40"/>
      <w:szCs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ind w:left="1362" w:right="90" w:hanging="452"/>
    </w:pPr>
    <w:rPr>
      <w:rFonts w:ascii="Calibri" w:eastAsia="Calibri" w:hAnsi="Calibri" w:cs="Calibri"/>
      <w:b/>
      <w:bCs/>
      <w:sz w:val="40"/>
      <w:szCs w:val="40"/>
      <w:u w:val="single" w:color="000000"/>
    </w:rPr>
  </w:style>
  <w:style w:type="paragraph" w:styleId="ListParagraph">
    <w:name w:val="List Paragraph"/>
    <w:basedOn w:val="Normal"/>
    <w:uiPriority w:val="1"/>
    <w:qFormat/>
    <w:pPr>
      <w:ind w:left="1900" w:hanging="360"/>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1663C4"/>
    <w:pPr>
      <w:tabs>
        <w:tab w:val="center" w:pos="4680"/>
        <w:tab w:val="right" w:pos="9360"/>
      </w:tabs>
    </w:pPr>
  </w:style>
  <w:style w:type="character" w:customStyle="1" w:styleId="HeaderChar">
    <w:name w:val="Header Char"/>
    <w:basedOn w:val="DefaultParagraphFont"/>
    <w:link w:val="Header"/>
    <w:uiPriority w:val="99"/>
    <w:rsid w:val="001663C4"/>
    <w:rPr>
      <w:rFonts w:ascii="Times New Roman" w:eastAsia="Times New Roman" w:hAnsi="Times New Roman" w:cs="Times New Roman"/>
    </w:rPr>
  </w:style>
  <w:style w:type="paragraph" w:styleId="Footer">
    <w:name w:val="footer"/>
    <w:basedOn w:val="Normal"/>
    <w:link w:val="FooterChar"/>
    <w:uiPriority w:val="99"/>
    <w:unhideWhenUsed/>
    <w:rsid w:val="001663C4"/>
    <w:pPr>
      <w:tabs>
        <w:tab w:val="center" w:pos="4680"/>
        <w:tab w:val="right" w:pos="9360"/>
      </w:tabs>
    </w:pPr>
  </w:style>
  <w:style w:type="character" w:customStyle="1" w:styleId="FooterChar">
    <w:name w:val="Footer Char"/>
    <w:basedOn w:val="DefaultParagraphFont"/>
    <w:link w:val="Footer"/>
    <w:uiPriority w:val="99"/>
    <w:rsid w:val="001663C4"/>
    <w:rPr>
      <w:rFonts w:ascii="Times New Roman" w:eastAsia="Times New Roman" w:hAnsi="Times New Roman" w:cs="Times New Roman"/>
    </w:rPr>
  </w:style>
  <w:style w:type="paragraph" w:styleId="Revision">
    <w:name w:val="Revision"/>
    <w:hidden/>
    <w:uiPriority w:val="99"/>
    <w:semiHidden/>
    <w:rsid w:val="001663C4"/>
    <w:pPr>
      <w:widowControl/>
      <w:autoSpaceDE/>
      <w:autoSpaceDN/>
    </w:pPr>
    <w:rPr>
      <w:rFonts w:ascii="Times New Roman" w:eastAsia="Times New Roman" w:hAnsi="Times New Roman" w:cs="Times New Roman"/>
    </w:rPr>
  </w:style>
  <w:style w:type="character" w:styleId="CommentReference">
    <w:name w:val="annotation reference"/>
    <w:basedOn w:val="DefaultParagraphFont"/>
    <w:uiPriority w:val="99"/>
    <w:semiHidden/>
    <w:unhideWhenUsed/>
    <w:rsid w:val="007A0B4C"/>
    <w:rPr>
      <w:sz w:val="16"/>
      <w:szCs w:val="16"/>
    </w:rPr>
  </w:style>
  <w:style w:type="paragraph" w:styleId="CommentText">
    <w:name w:val="annotation text"/>
    <w:basedOn w:val="Normal"/>
    <w:link w:val="CommentTextChar"/>
    <w:uiPriority w:val="99"/>
    <w:unhideWhenUsed/>
    <w:rsid w:val="007A0B4C"/>
    <w:rPr>
      <w:sz w:val="20"/>
      <w:szCs w:val="20"/>
    </w:rPr>
  </w:style>
  <w:style w:type="character" w:customStyle="1" w:styleId="CommentTextChar">
    <w:name w:val="Comment Text Char"/>
    <w:basedOn w:val="DefaultParagraphFont"/>
    <w:link w:val="CommentText"/>
    <w:uiPriority w:val="99"/>
    <w:rsid w:val="007A0B4C"/>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7A0B4C"/>
    <w:rPr>
      <w:b/>
      <w:bCs/>
    </w:rPr>
  </w:style>
  <w:style w:type="character" w:customStyle="1" w:styleId="CommentSubjectChar">
    <w:name w:val="Comment Subject Char"/>
    <w:basedOn w:val="CommentTextChar"/>
    <w:link w:val="CommentSubject"/>
    <w:uiPriority w:val="99"/>
    <w:semiHidden/>
    <w:rsid w:val="007A0B4C"/>
    <w:rPr>
      <w:rFonts w:ascii="Times New Roman" w:eastAsia="Times New Roman" w:hAnsi="Times New Roman" w:cs="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microsoft.com/office/2018/08/relationships/commentsExtensible" Target="commentsExtensible.xml"/><Relationship Id="rId26" Type="http://schemas.openxmlformats.org/officeDocument/2006/relationships/hyperlink" Target="https://www.kswo.com/2023/03/02/republic-paperboard-company-reimburse-city-lawton-local-plant-upgrades/" TargetMode="External"/><Relationship Id="rId3" Type="http://schemas.openxmlformats.org/officeDocument/2006/relationships/numbering" Target="numbering.xml"/><Relationship Id="rId21" Type="http://schemas.openxmlformats.org/officeDocument/2006/relationships/hyperlink" Target="https://www.swoknews.com/news/lawton-cited-for-high-ammonia-levels-in-wastewater-discharge/article_c4178f57-3ea7-5c4f-b59d-684290eee8c2.html" TargetMode="External"/><Relationship Id="rId34"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footer" Target="footer2.xml"/><Relationship Id="rId17" Type="http://schemas.microsoft.com/office/2016/09/relationships/commentsIds" Target="commentsIds.xml"/><Relationship Id="rId25" Type="http://schemas.openxmlformats.org/officeDocument/2006/relationships/hyperlink" Target="https://voith.com/corp-en/P-CurtainCoater-PR-210210.pdf" TargetMode="External"/><Relationship Id="rId33" Type="http://schemas.openxmlformats.org/officeDocument/2006/relationships/image" Target="media/image4.jpeg"/><Relationship Id="rId2" Type="http://schemas.openxmlformats.org/officeDocument/2006/relationships/customXml" Target="../customXml/item2.xml"/><Relationship Id="rId16" Type="http://schemas.microsoft.com/office/2011/relationships/commentsExtended" Target="commentsExtended.xml"/><Relationship Id="rId20" Type="http://schemas.openxmlformats.org/officeDocument/2006/relationships/hyperlink" Target="https://www.southwestledger.news/news/lawton-wwtp-cited-again-deq-significant-progress-being-made" TargetMode="External"/><Relationship Id="rId29" Type="http://schemas.openxmlformats.org/officeDocument/2006/relationships/hyperlink" Target="https://www.kswo.com/2024/04/10/city-lawton-addresses-wastewater-dumping-allegations-east-cache-creek/"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hyperlink" Target="https://www.kosu.org/energy-environment/2024-08-05/as-lawton-works-to-fix-its-wastewater-treatment-plant-officials-find-fishkill-downstream" TargetMode="External"/><Relationship Id="rId32" Type="http://schemas.openxmlformats.org/officeDocument/2006/relationships/image" Target="media/image3.jpeg"/><Relationship Id="rId5" Type="http://schemas.openxmlformats.org/officeDocument/2006/relationships/settings" Target="settings.xml"/><Relationship Id="rId15" Type="http://schemas.openxmlformats.org/officeDocument/2006/relationships/comments" Target="comments.xml"/><Relationship Id="rId23" Type="http://schemas.openxmlformats.org/officeDocument/2006/relationships/hyperlink" Target="https://www.kosu.org/energy-environment/2024-08-05/as-lawton-works-to-fix-its-wastewater-treatment-plant-officials-find-fishkill-downstream" TargetMode="External"/><Relationship Id="rId28" Type="http://schemas.openxmlformats.org/officeDocument/2006/relationships/hyperlink" Target="https://www.kswo.com/2024/04/10/city-lawton-addresses-wastewater-dumping-allegations-east-cache-creek/" TargetMode="External"/><Relationship Id="rId36" Type="http://schemas.openxmlformats.org/officeDocument/2006/relationships/theme" Target="theme/theme1.xml"/><Relationship Id="rId10" Type="http://schemas.openxmlformats.org/officeDocument/2006/relationships/header" Target="header2.xml"/><Relationship Id="rId19" Type="http://schemas.openxmlformats.org/officeDocument/2006/relationships/hyperlink" Target="https://www.southwestledger.news/news/lawton-wwtp-cited-again-deq-significant-progress-being-made" TargetMode="External"/><Relationship Id="rId31" Type="http://schemas.openxmlformats.org/officeDocument/2006/relationships/image" Target="media/image2.jpeg"/><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hyperlink" Target="https://www.swoknews.com/news/lawton-cited-for-high-ammonia-levels-in-wastewater-discharge/article_c4178f57-3ea7-5c4f-b59d-684290eee8c2.html" TargetMode="External"/><Relationship Id="rId27" Type="http://schemas.openxmlformats.org/officeDocument/2006/relationships/hyperlink" Target="https://www.kswo.com/2023/03/02/republic-paperboard-company-reimburse-city-lawton-local-plant-upgrades/" TargetMode="External"/><Relationship Id="rId30" Type="http://schemas.openxmlformats.org/officeDocument/2006/relationships/image" Target="media/image1.jpeg"/><Relationship Id="rId35" Type="http://schemas.microsoft.com/office/2011/relationships/people" Target="people.xml"/><Relationship Id="rId8"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WrappedLabelHistory xmlns:xsd="http://www.w3.org/2001/XMLSchema" xmlns:xsi="http://www.w3.org/2001/XMLSchema-instance" xmlns="http://www.boldonjames.com/2016/02/Classifier/internal/wrappedLabelHistory">
  <Value>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</Value>
</WrappedLabelHistory>
</file>

<file path=customXml/item2.xml><?xml version="1.0" encoding="utf-8"?>
<sisl xmlns:xsd="http://www.w3.org/2001/XMLSchema" xmlns:xsi="http://www.w3.org/2001/XMLSchema-instance" xmlns="http://www.boldonjames.com/2008/01/sie/internal/label" sislVersion="0" policy="e9c0b8d7-bdb4-4fd3-b62a-f50327aaefce" origin="userSelected">
  <element uid="c5f8eb12-5b27-439d-aaa6-3402af626fa3" value=""/>
  <element uid="d14f5c36-f44a-4315-b438-005cfe8f069f" value=""/>
</sisl>
</file>

<file path=customXml/itemProps1.xml><?xml version="1.0" encoding="utf-8"?>
<ds:datastoreItem xmlns:ds="http://schemas.openxmlformats.org/officeDocument/2006/customXml" ds:itemID="{EAD41A23-20C1-4E94-8D87-7A4143A57993}">
  <ds:schemaRefs>
    <ds:schemaRef ds:uri="http://www.w3.org/2001/XMLSchema"/>
    <ds:schemaRef ds:uri="http://www.boldonjames.com/2016/02/Classifier/internal/wrappedLabelHistory"/>
  </ds:schemaRefs>
</ds:datastoreItem>
</file>

<file path=customXml/itemProps2.xml><?xml version="1.0" encoding="utf-8"?>
<ds:datastoreItem xmlns:ds="http://schemas.openxmlformats.org/officeDocument/2006/customXml" ds:itemID="{F8CCF2AA-9AC9-4CED-B721-575DE038767E}">
  <ds:schemaRefs>
    <ds:schemaRef ds:uri="http://www.w3.org/2001/XMLSchema"/>
    <ds:schemaRef ds:uri="http://www.boldonjames.com/2008/01/sie/internal/label"/>
  </ds:schemaRefs>
</ds:datastoreItem>
</file>

<file path=docProps/app.xml><?xml version="1.0" encoding="utf-8"?>
<Properties xmlns="http://schemas.openxmlformats.org/officeDocument/2006/extended-properties" xmlns:vt="http://schemas.openxmlformats.org/officeDocument/2006/docPropsVTypes">
  <Template>Normal</Template>
  <TotalTime>58</TotalTime>
  <Pages>22</Pages>
  <Words>3780</Words>
  <Characters>23362</Characters>
  <Application>Microsoft Office Word</Application>
  <DocSecurity>0</DocSecurity>
  <Lines>476</Lines>
  <Paragraphs>131</Paragraphs>
  <ScaleCrop>false</ScaleCrop>
  <Company>American Electric Power</Company>
  <LinksUpToDate>false</LinksUpToDate>
  <CharactersWithSpaces>27011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 account</dc:creator>
  <cp:lastModifiedBy>Tim Lohner</cp:lastModifiedBy>
  <cp:revision>36</cp:revision>
  <dcterms:created xsi:type="dcterms:W3CDTF">2024-12-09T21:05:00Z</dcterms:created>
  <dcterms:modified xsi:type="dcterms:W3CDTF">2024-12-09T22:04:00Z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2024-12-03T00:00:00Z</vt:filetime>
  </property>
  <property fmtid="{D5CDD505-2E9C-101B-9397-08002B2CF9AE}" pid="3" name="Creator">
    <vt:lpwstr>Microsoft® Word 2013</vt:lpwstr>
  </property>
  <property fmtid="{D5CDD505-2E9C-101B-9397-08002B2CF9AE}" pid="4" name="LastSaved">
    <vt:filetime>2024-12-09T00:00:00Z</vt:filetime>
  </property>
  <property fmtid="{D5CDD505-2E9C-101B-9397-08002B2CF9AE}" pid="5" name="Producer">
    <vt:lpwstr>Microsoft® Word 2013</vt:lpwstr>
  </property>
  <property fmtid="{D5CDD505-2E9C-101B-9397-08002B2CF9AE}" pid="6" name="docIndexRef">
    <vt:lpwstr>c704a05a-2f2a-4935-a22a-dd2bf3d6b442</vt:lpwstr>
  </property>
  <property fmtid="{D5CDD505-2E9C-101B-9397-08002B2CF9AE}" pid="7" name="bjSaver">
    <vt:lpwstr>tnPpOLjJ5dvn7JYiEkZQp9/bPk1eTZDo</vt:lpwstr>
  </property>
  <property fmtid="{D5CDD505-2E9C-101B-9397-08002B2CF9AE}" pid="8" name="bjDocumentLabelXML">
    <vt:lpwstr>&lt;?xml version="1.0" encoding="us-ascii"?&gt;&lt;sisl xmlns:xsd="http://www.w3.org/2001/XMLSchema" xmlns:xsi="http://www.w3.org/2001/XMLSchema-instance" sislVersion="0" policy="e9c0b8d7-bdb4-4fd3-b62a-f50327aaefce" origin="userSelected" xmlns="http://www.boldonj</vt:lpwstr>
  </property>
  <property fmtid="{D5CDD505-2E9C-101B-9397-08002B2CF9AE}" pid="9" name="bjDocumentLabelXML-0">
    <vt:lpwstr>ames.com/2008/01/sie/internal/label"&gt;&lt;element uid="c5f8eb12-5b27-439d-aaa6-3402af626fa3" value="" /&gt;&lt;element uid="d14f5c36-f44a-4315-b438-005cfe8f069f" value="" /&gt;&lt;/sisl&gt;</vt:lpwstr>
  </property>
  <property fmtid="{D5CDD505-2E9C-101B-9397-08002B2CF9AE}" pid="10" name="bjDocumentSecurityLabel">
    <vt:lpwstr>AEP Public</vt:lpwstr>
  </property>
  <property fmtid="{D5CDD505-2E9C-101B-9397-08002B2CF9AE}" pid="11" name="MSIP_Label_5c34e43d-0b77-4b2c-b224-1b46981ccfdb_SiteId">
    <vt:lpwstr>15f3c881-6b03-4ff6-8559-77bf5177818f</vt:lpwstr>
  </property>
  <property fmtid="{D5CDD505-2E9C-101B-9397-08002B2CF9AE}" pid="12" name="MSIP_Label_5c34e43d-0b77-4b2c-b224-1b46981ccfdb_Name">
    <vt:lpwstr>AEP Public</vt:lpwstr>
  </property>
  <property fmtid="{D5CDD505-2E9C-101B-9397-08002B2CF9AE}" pid="13" name="MSIP_Label_5c34e43d-0b77-4b2c-b224-1b46981ccfdb_Enabled">
    <vt:lpwstr>true</vt:lpwstr>
  </property>
  <property fmtid="{D5CDD505-2E9C-101B-9397-08002B2CF9AE}" pid="14" name="bjClsUserRVM">
    <vt:lpwstr>[]</vt:lpwstr>
  </property>
  <property fmtid="{D5CDD505-2E9C-101B-9397-08002B2CF9AE}" pid="15" name="bjLabelHistoryID">
    <vt:lpwstr>{EAD41A23-20C1-4E94-8D87-7A4143A57993}</vt:lpwstr>
  </property>
</Properties>
</file>